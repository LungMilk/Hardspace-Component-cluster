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11ED94CA" w:rsidP="57F9B6B4" w:rsidRDefault="010220F4" w14:paraId="2C2447DE" w14:textId="571A0F79">
      <w:pPr>
        <w:jc w:val="center"/>
        <w:rPr>
          <w:rFonts w:ascii="Aptos" w:hAnsi="Aptos" w:eastAsia="Aptos" w:cs="Aptos" w:asciiTheme="minorAscii" w:hAnsiTheme="minorAscii" w:eastAsiaTheme="minorAscii" w:cstheme="minorAscii"/>
          <w:b w:val="1"/>
          <w:bCs w:val="1"/>
        </w:rPr>
      </w:pPr>
      <w:r w:rsidRPr="57F9B6B4" w:rsidR="010220F4">
        <w:rPr>
          <w:rFonts w:ascii="Aptos" w:hAnsi="Aptos" w:eastAsia="Aptos" w:cs="Aptos" w:asciiTheme="minorAscii" w:hAnsiTheme="minorAscii" w:eastAsiaTheme="minorAscii" w:cstheme="minorAscii"/>
          <w:b w:val="1"/>
          <w:bCs w:val="1"/>
        </w:rPr>
        <w:t>GROUP #38</w:t>
      </w:r>
      <w:r w:rsidRPr="57F9B6B4" w:rsidR="62A78594">
        <w:rPr>
          <w:rFonts w:ascii="Aptos" w:hAnsi="Aptos" w:eastAsia="Aptos" w:cs="Aptos" w:asciiTheme="minorAscii" w:hAnsiTheme="minorAscii" w:eastAsiaTheme="minorAscii" w:cstheme="minorAscii"/>
          <w:b w:val="1"/>
          <w:bCs w:val="1"/>
        </w:rPr>
        <w:t xml:space="preserve"> – </w:t>
      </w:r>
      <w:r w:rsidRPr="57F9B6B4" w:rsidR="62A78594">
        <w:rPr>
          <w:rFonts w:ascii="Aptos" w:hAnsi="Aptos" w:eastAsia="Aptos" w:cs="Aptos" w:asciiTheme="minorAscii" w:hAnsiTheme="minorAscii" w:eastAsiaTheme="minorAscii" w:cstheme="minorAscii"/>
          <w:b w:val="1"/>
          <w:bCs w:val="1"/>
        </w:rPr>
        <w:t>Hardspace</w:t>
      </w:r>
      <w:r w:rsidRPr="57F9B6B4" w:rsidR="62A78594">
        <w:rPr>
          <w:rFonts w:ascii="Aptos" w:hAnsi="Aptos" w:eastAsia="Aptos" w:cs="Aptos" w:asciiTheme="minorAscii" w:hAnsiTheme="minorAscii" w:eastAsiaTheme="minorAscii" w:cstheme="minorAscii"/>
          <w:b w:val="1"/>
          <w:bCs w:val="1"/>
        </w:rPr>
        <w:t xml:space="preserve">: </w:t>
      </w:r>
      <w:r w:rsidRPr="57F9B6B4" w:rsidR="11ED94CA">
        <w:rPr>
          <w:rFonts w:ascii="Aptos" w:hAnsi="Aptos" w:eastAsia="Aptos" w:cs="Aptos" w:asciiTheme="minorAscii" w:hAnsiTheme="minorAscii" w:eastAsiaTheme="minorAscii" w:cstheme="minorAscii"/>
          <w:b w:val="1"/>
          <w:bCs w:val="1"/>
        </w:rPr>
        <w:t>S</w:t>
      </w:r>
      <w:r w:rsidRPr="57F9B6B4" w:rsidR="73D4167F">
        <w:rPr>
          <w:rFonts w:ascii="Aptos" w:hAnsi="Aptos" w:eastAsia="Aptos" w:cs="Aptos" w:asciiTheme="minorAscii" w:hAnsiTheme="minorAscii" w:eastAsiaTheme="minorAscii" w:cstheme="minorAscii"/>
          <w:b w:val="1"/>
          <w:bCs w:val="1"/>
        </w:rPr>
        <w:t>hipbreaker</w:t>
      </w:r>
      <w:r w:rsidRPr="57F9B6B4" w:rsidR="11ED94CA">
        <w:rPr>
          <w:rFonts w:ascii="Aptos" w:hAnsi="Aptos" w:eastAsia="Aptos" w:cs="Aptos" w:asciiTheme="minorAscii" w:hAnsiTheme="minorAscii" w:eastAsiaTheme="minorAscii" w:cstheme="minorAscii"/>
          <w:b w:val="1"/>
          <w:bCs w:val="1"/>
        </w:rPr>
        <w:t xml:space="preserve"> </w:t>
      </w:r>
      <w:r w:rsidRPr="57F9B6B4" w:rsidR="68D3D1DD">
        <w:rPr>
          <w:rFonts w:ascii="Aptos" w:hAnsi="Aptos" w:eastAsia="Aptos" w:cs="Aptos" w:asciiTheme="minorAscii" w:hAnsiTheme="minorAscii" w:eastAsiaTheme="minorAscii" w:cstheme="minorAscii"/>
          <w:b w:val="1"/>
          <w:bCs w:val="1"/>
        </w:rPr>
        <w:t>Rules</w:t>
      </w:r>
    </w:p>
    <w:p w:rsidR="2BFAF509" w:rsidP="57F9B6B4" w:rsidRDefault="2BFAF509" w14:paraId="1D441345" w14:textId="71CE0CAC">
      <w:pPr>
        <w:pBdr>
          <w:bottom w:val="single" w:color="000000" w:sz="6" w:space="1"/>
        </w:pBdr>
        <w:spacing w:line="278" w:lineRule="auto"/>
        <w:jc w:val="center"/>
        <w:rPr>
          <w:rFonts w:ascii="Aptos" w:hAnsi="Aptos" w:eastAsia="Aptos" w:cs="Aptos" w:asciiTheme="minorAscii" w:hAnsiTheme="minorAscii" w:eastAsiaTheme="minorAscii" w:cstheme="minorAscii"/>
          <w:b w:val="1"/>
          <w:bCs w:val="1"/>
        </w:rPr>
      </w:pPr>
      <w:r w:rsidRPr="57F9B6B4" w:rsidR="2BFAF509">
        <w:rPr>
          <w:rFonts w:ascii="Aptos" w:hAnsi="Aptos" w:eastAsia="Aptos" w:cs="Aptos" w:asciiTheme="minorAscii" w:hAnsiTheme="minorAscii" w:eastAsiaTheme="minorAscii" w:cstheme="minorAscii"/>
        </w:rPr>
        <w:t xml:space="preserve">A </w:t>
      </w:r>
      <w:r w:rsidRPr="57F9B6B4" w:rsidR="21B59B6A">
        <w:rPr>
          <w:rFonts w:ascii="Aptos" w:hAnsi="Aptos" w:eastAsia="Aptos" w:cs="Aptos" w:asciiTheme="minorAscii" w:hAnsiTheme="minorAscii" w:eastAsiaTheme="minorAscii" w:cstheme="minorAscii"/>
          <w:b w:val="1"/>
          <w:bCs w:val="1"/>
        </w:rPr>
        <w:t>2-player</w:t>
      </w:r>
      <w:r w:rsidRPr="57F9B6B4" w:rsidR="2BFAF509">
        <w:rPr>
          <w:rFonts w:ascii="Aptos" w:hAnsi="Aptos" w:eastAsia="Aptos" w:cs="Aptos" w:asciiTheme="minorAscii" w:hAnsiTheme="minorAscii" w:eastAsiaTheme="minorAscii" w:cstheme="minorAscii"/>
          <w:b w:val="1"/>
          <w:bCs w:val="1"/>
        </w:rPr>
        <w:t xml:space="preserve"> game</w:t>
      </w:r>
      <w:r w:rsidRPr="57F9B6B4" w:rsidR="2BFAF509">
        <w:rPr>
          <w:rFonts w:ascii="Aptos" w:hAnsi="Aptos" w:eastAsia="Aptos" w:cs="Aptos" w:asciiTheme="minorAscii" w:hAnsiTheme="minorAscii" w:eastAsiaTheme="minorAscii" w:cstheme="minorAscii"/>
        </w:rPr>
        <w:t xml:space="preserve"> where players</w:t>
      </w:r>
      <w:r w:rsidRPr="57F9B6B4" w:rsidR="2BFAF509">
        <w:rPr>
          <w:rFonts w:ascii="Aptos" w:hAnsi="Aptos" w:eastAsia="Aptos" w:cs="Aptos" w:asciiTheme="minorAscii" w:hAnsiTheme="minorAscii" w:eastAsiaTheme="minorAscii" w:cstheme="minorAscii"/>
          <w:b w:val="1"/>
          <w:bCs w:val="1"/>
        </w:rPr>
        <w:t xml:space="preserve"> </w:t>
      </w:r>
      <w:r w:rsidRPr="57F9B6B4" w:rsidR="6EC6F8DB">
        <w:rPr>
          <w:rFonts w:ascii="Aptos" w:hAnsi="Aptos" w:eastAsia="Aptos" w:cs="Aptos" w:asciiTheme="minorAscii" w:hAnsiTheme="minorAscii" w:eastAsiaTheme="minorAscii" w:cstheme="minorAscii"/>
          <w:b w:val="1"/>
          <w:bCs w:val="1"/>
        </w:rPr>
        <w:t>cooperate</w:t>
      </w:r>
      <w:r w:rsidRPr="57F9B6B4" w:rsidR="2BFAF509">
        <w:rPr>
          <w:rFonts w:ascii="Aptos" w:hAnsi="Aptos" w:eastAsia="Aptos" w:cs="Aptos" w:asciiTheme="minorAscii" w:hAnsiTheme="minorAscii" w:eastAsiaTheme="minorAscii" w:cstheme="minorAscii"/>
          <w:b w:val="1"/>
          <w:bCs w:val="1"/>
        </w:rPr>
        <w:t xml:space="preserve"> </w:t>
      </w:r>
      <w:r w:rsidRPr="57F9B6B4" w:rsidR="2BFAF509">
        <w:rPr>
          <w:rFonts w:ascii="Aptos" w:hAnsi="Aptos" w:eastAsia="Aptos" w:cs="Aptos" w:asciiTheme="minorAscii" w:hAnsiTheme="minorAscii" w:eastAsiaTheme="minorAscii" w:cstheme="minorAscii"/>
        </w:rPr>
        <w:t>to deconstruct a ship.</w:t>
      </w:r>
    </w:p>
    <w:p w:rsidR="2BFAF509" w:rsidP="57F9B6B4" w:rsidRDefault="0390FE3D" w14:paraId="5DB2571F" w14:textId="02C61C9D">
      <w:pPr>
        <w:spacing w:line="278" w:lineRule="auto"/>
        <w:rPr>
          <w:rFonts w:ascii="Aptos" w:hAnsi="Aptos" w:eastAsia="Aptos" w:cs="Aptos" w:asciiTheme="minorAscii" w:hAnsiTheme="minorAscii" w:eastAsiaTheme="minorAscii" w:cstheme="minorAscii"/>
        </w:rPr>
      </w:pPr>
      <w:r w:rsidRPr="57F9B6B4" w:rsidR="0390FE3D">
        <w:rPr>
          <w:rFonts w:ascii="Aptos" w:hAnsi="Aptos" w:eastAsia="Aptos" w:cs="Aptos" w:asciiTheme="minorAscii" w:hAnsiTheme="minorAscii" w:eastAsiaTheme="minorAscii" w:cstheme="minorAscii"/>
          <w:b w:val="1"/>
          <w:bCs w:val="1"/>
        </w:rPr>
        <w:t>Materials:</w:t>
      </w:r>
      <w:del w:author="Joseph Place" w:date="2024-10-30T17:54:00Z" w:id="557568790">
        <w:r w:rsidRPr="57F9B6B4" w:rsidDel="0390FE3D">
          <w:rPr>
            <w:rFonts w:ascii="Aptos" w:hAnsi="Aptos" w:eastAsia="Aptos" w:cs="Aptos" w:asciiTheme="minorAscii" w:hAnsiTheme="minorAscii" w:eastAsiaTheme="minorAscii" w:cstheme="minorAscii"/>
          </w:rPr>
          <w:delText xml:space="preserve"> </w:delText>
        </w:r>
      </w:del>
    </w:p>
    <w:tbl>
      <w:tblPr>
        <w:tblStyle w:val="TableGrid"/>
        <w:tblW w:w="0" w:type="auto"/>
        <w:tblBorders>
          <w:top w:val="dashed" w:color="FFFFFF" w:themeColor="background1" w:sz="12" w:space="0"/>
          <w:left w:val="dashed" w:color="FFFFFF" w:themeColor="background1" w:sz="12" w:space="0"/>
          <w:bottom w:val="dashed" w:color="FFFFFF" w:themeColor="background1" w:sz="12" w:space="0"/>
          <w:right w:val="dashed" w:color="FFFFFF" w:themeColor="background1" w:sz="12" w:space="0"/>
          <w:insideH w:val="dashed" w:color="000000" w:themeColor="text1" w:sz="12" w:space="0"/>
          <w:insideV w:val="dashed" w:color="000000" w:themeColor="text1" w:sz="12" w:space="0"/>
        </w:tblBorders>
        <w:tblLayout w:type="fixed"/>
        <w:tblLook w:val="06A0" w:firstRow="1" w:lastRow="0" w:firstColumn="1" w:lastColumn="0" w:noHBand="1" w:noVBand="1"/>
      </w:tblPr>
      <w:tblGrid>
        <w:gridCol w:w="3705"/>
        <w:gridCol w:w="5655"/>
      </w:tblGrid>
      <w:tr w:rsidR="73E49CE0" w:rsidTr="57F9B6B4" w14:paraId="410E0A5D" w14:textId="77777777">
        <w:trPr>
          <w:trHeight w:val="302"/>
        </w:trPr>
        <w:tc>
          <w:tcPr>
            <w:tcW w:w="3705" w:type="dxa"/>
            <w:tcBorders/>
            <w:tcMar/>
          </w:tcPr>
          <w:p w:rsidR="34F759A0" w:rsidP="57F9B6B4" w:rsidRDefault="34F759A0" w14:paraId="4CB084A9" w14:textId="110F9CB8">
            <w:pPr>
              <w:pStyle w:val="Normal"/>
              <w:spacing w:line="278" w:lineRule="auto"/>
              <w:ind w:left="0"/>
              <w:jc w:val="right"/>
              <w:rPr>
                <w:rFonts w:ascii="Aptos" w:hAnsi="Aptos" w:eastAsia="Aptos" w:cs="Aptos" w:asciiTheme="minorAscii" w:hAnsiTheme="minorAscii" w:eastAsiaTheme="minorAscii" w:cstheme="minorAscii"/>
              </w:rPr>
            </w:pPr>
            <w:r w:rsidRPr="57F9B6B4" w:rsidR="6BB71EFB">
              <w:rPr>
                <w:rFonts w:ascii="Aptos" w:hAnsi="Aptos" w:eastAsia="Aptos" w:cs="Aptos" w:asciiTheme="minorAscii" w:hAnsiTheme="minorAscii" w:eastAsiaTheme="minorAscii" w:cstheme="minorAscii"/>
              </w:rPr>
              <w:t>Quota Deck</w:t>
            </w:r>
          </w:p>
          <w:p w:rsidR="34F759A0" w:rsidP="57F9B6B4" w:rsidRDefault="34F759A0" w14:paraId="379AD715" w14:textId="5483734C">
            <w:pPr>
              <w:pStyle w:val="Normal"/>
              <w:spacing w:line="278" w:lineRule="auto"/>
              <w:ind w:left="0"/>
              <w:jc w:val="right"/>
              <w:rPr>
                <w:rFonts w:ascii="Aptos" w:hAnsi="Aptos" w:eastAsia="Aptos" w:cs="Aptos" w:asciiTheme="minorAscii" w:hAnsiTheme="minorAscii" w:eastAsiaTheme="minorAscii" w:cstheme="minorAscii"/>
              </w:rPr>
            </w:pPr>
            <w:r w:rsidRPr="57F9B6B4" w:rsidR="6BB71EFB">
              <w:rPr>
                <w:rFonts w:ascii="Aptos" w:hAnsi="Aptos" w:eastAsia="Aptos" w:cs="Aptos" w:asciiTheme="minorAscii" w:hAnsiTheme="minorAscii" w:eastAsiaTheme="minorAscii" w:cstheme="minorAscii"/>
              </w:rPr>
              <w:t>Component</w:t>
            </w:r>
            <w:r w:rsidRPr="57F9B6B4" w:rsidR="6BB71EFB">
              <w:rPr>
                <w:rFonts w:ascii="Aptos" w:hAnsi="Aptos" w:eastAsia="Aptos" w:cs="Aptos" w:asciiTheme="minorAscii" w:hAnsiTheme="minorAscii" w:eastAsiaTheme="minorAscii" w:cstheme="minorAscii"/>
              </w:rPr>
              <w:t xml:space="preserve"> </w:t>
            </w:r>
            <w:r w:rsidRPr="57F9B6B4" w:rsidR="30B7E8EA">
              <w:rPr>
                <w:rFonts w:ascii="Aptos" w:hAnsi="Aptos" w:eastAsia="Aptos" w:cs="Aptos" w:asciiTheme="minorAscii" w:hAnsiTheme="minorAscii" w:eastAsiaTheme="minorAscii" w:cstheme="minorAscii"/>
              </w:rPr>
              <w:t xml:space="preserve">Tiles </w:t>
            </w:r>
            <w:r w:rsidRPr="57F9B6B4" w:rsidR="6BB71EFB">
              <w:rPr>
                <w:rFonts w:ascii="Aptos" w:hAnsi="Aptos" w:eastAsia="Aptos" w:cs="Aptos" w:asciiTheme="minorAscii" w:hAnsiTheme="minorAscii" w:eastAsiaTheme="minorAscii" w:cstheme="minorAscii"/>
              </w:rPr>
              <w:t>Deck</w:t>
            </w:r>
          </w:p>
          <w:p w:rsidR="34F759A0" w:rsidP="57F9B6B4" w:rsidRDefault="34F759A0" w14:paraId="68D4090C" w14:textId="7BFB80E2">
            <w:pPr>
              <w:pStyle w:val="Normal"/>
              <w:spacing w:line="278" w:lineRule="auto"/>
              <w:ind w:left="0"/>
              <w:jc w:val="right"/>
              <w:rPr>
                <w:rFonts w:ascii="Aptos" w:hAnsi="Aptos" w:eastAsia="Aptos" w:cs="Aptos" w:asciiTheme="minorAscii" w:hAnsiTheme="minorAscii" w:eastAsiaTheme="minorAscii" w:cstheme="minorAscii"/>
              </w:rPr>
            </w:pPr>
            <w:r w:rsidRPr="57F9B6B4" w:rsidR="6BB71EFB">
              <w:rPr>
                <w:rFonts w:ascii="Aptos" w:hAnsi="Aptos" w:eastAsia="Aptos" w:cs="Aptos" w:asciiTheme="minorAscii" w:hAnsiTheme="minorAscii" w:eastAsiaTheme="minorAscii" w:cstheme="minorAscii"/>
              </w:rPr>
              <w:t>Common Connectors</w:t>
            </w:r>
          </w:p>
          <w:p w:rsidR="34F759A0" w:rsidP="57F9B6B4" w:rsidRDefault="34F759A0" w14:paraId="0AF0EA7F" w14:textId="62EB1B99">
            <w:pPr>
              <w:pStyle w:val="Normal"/>
              <w:spacing w:line="278" w:lineRule="auto"/>
              <w:ind w:left="0"/>
              <w:jc w:val="right"/>
              <w:rPr>
                <w:rFonts w:ascii="Aptos" w:hAnsi="Aptos" w:eastAsia="Aptos" w:cs="Aptos" w:asciiTheme="minorAscii" w:hAnsiTheme="minorAscii" w:eastAsiaTheme="minorAscii" w:cstheme="minorAscii"/>
              </w:rPr>
            </w:pPr>
            <w:r w:rsidRPr="57F9B6B4" w:rsidR="6BB71EFB">
              <w:rPr>
                <w:rFonts w:ascii="Aptos" w:hAnsi="Aptos" w:eastAsia="Aptos" w:cs="Aptos" w:asciiTheme="minorAscii" w:hAnsiTheme="minorAscii" w:eastAsiaTheme="minorAscii" w:cstheme="minorAscii"/>
              </w:rPr>
              <w:t>Hazard Connectors</w:t>
            </w:r>
          </w:p>
          <w:p w:rsidR="34F759A0" w:rsidP="57F9B6B4" w:rsidRDefault="34F759A0" w14:paraId="3D5CCD78" w14:textId="68FAD997">
            <w:pPr>
              <w:pStyle w:val="Normal"/>
              <w:spacing w:line="278" w:lineRule="auto"/>
              <w:ind w:left="0"/>
              <w:jc w:val="right"/>
              <w:rPr>
                <w:rFonts w:ascii="Aptos" w:hAnsi="Aptos" w:eastAsia="Aptos" w:cs="Aptos" w:asciiTheme="minorAscii" w:hAnsiTheme="minorAscii" w:eastAsiaTheme="minorAscii" w:cstheme="minorAscii"/>
              </w:rPr>
            </w:pPr>
            <w:r w:rsidRPr="57F9B6B4" w:rsidR="1B28589E">
              <w:rPr>
                <w:rFonts w:ascii="Aptos" w:hAnsi="Aptos" w:eastAsia="Aptos" w:cs="Aptos" w:asciiTheme="minorAscii" w:hAnsiTheme="minorAscii" w:eastAsiaTheme="minorAscii" w:cstheme="minorAscii"/>
              </w:rPr>
              <w:t>Tool Card (2)</w:t>
            </w:r>
          </w:p>
          <w:p w:rsidR="34F759A0" w:rsidP="57F9B6B4" w:rsidRDefault="34F759A0" w14:paraId="79416851" w14:textId="2608661A">
            <w:pPr>
              <w:pStyle w:val="Normal"/>
              <w:spacing w:line="278" w:lineRule="auto"/>
              <w:ind w:left="0"/>
              <w:jc w:val="right"/>
              <w:rPr>
                <w:rFonts w:ascii="Aptos" w:hAnsi="Aptos" w:eastAsia="Aptos" w:cs="Aptos" w:asciiTheme="minorAscii" w:hAnsiTheme="minorAscii" w:eastAsiaTheme="minorAscii" w:cstheme="minorAscii"/>
              </w:rPr>
            </w:pPr>
            <w:r w:rsidRPr="57F9B6B4" w:rsidR="6BB71EFB">
              <w:rPr>
                <w:rFonts w:ascii="Aptos" w:hAnsi="Aptos" w:eastAsia="Aptos" w:cs="Aptos" w:asciiTheme="minorAscii" w:hAnsiTheme="minorAscii" w:eastAsiaTheme="minorAscii" w:cstheme="minorAscii"/>
              </w:rPr>
              <w:t>Turn Counter</w:t>
            </w:r>
          </w:p>
          <w:p w:rsidR="34F759A0" w:rsidP="57F9B6B4" w:rsidRDefault="34F759A0" w14:paraId="0125B5FB" w14:textId="296E85F8">
            <w:pPr>
              <w:pStyle w:val="Normal"/>
              <w:spacing w:line="278" w:lineRule="auto"/>
              <w:ind w:left="0"/>
              <w:jc w:val="right"/>
              <w:rPr>
                <w:rFonts w:ascii="Aptos" w:hAnsi="Aptos" w:eastAsia="Aptos" w:cs="Aptos" w:asciiTheme="minorAscii" w:hAnsiTheme="minorAscii" w:eastAsiaTheme="minorAscii" w:cstheme="minorAscii"/>
              </w:rPr>
            </w:pPr>
            <w:r w:rsidRPr="57F9B6B4" w:rsidR="6BB71EFB">
              <w:rPr>
                <w:rFonts w:ascii="Aptos" w:hAnsi="Aptos" w:eastAsia="Aptos" w:cs="Aptos" w:asciiTheme="minorAscii" w:hAnsiTheme="minorAscii" w:eastAsiaTheme="minorAscii" w:cstheme="minorAscii"/>
              </w:rPr>
              <w:t>Game Board</w:t>
            </w:r>
          </w:p>
        </w:tc>
        <w:tc>
          <w:tcPr>
            <w:tcW w:w="5655" w:type="dxa"/>
            <w:tcBorders/>
            <w:tcMar/>
          </w:tcPr>
          <w:p w:rsidR="444E3CCE" w:rsidP="57F9B6B4" w:rsidRDefault="444E3CCE" w14:paraId="5F254209" w14:textId="044CEF4D">
            <w:pPr>
              <w:spacing w:line="276" w:lineRule="auto"/>
              <w:rPr>
                <w:rFonts w:ascii="Aptos" w:hAnsi="Aptos" w:eastAsia="Aptos" w:cs="Aptos" w:asciiTheme="minorAscii" w:hAnsiTheme="minorAscii" w:eastAsiaTheme="minorAscii" w:cstheme="minorAscii"/>
              </w:rPr>
            </w:pPr>
            <w:r w:rsidRPr="57F9B6B4" w:rsidR="57A88541">
              <w:rPr>
                <w:rFonts w:ascii="Aptos" w:hAnsi="Aptos" w:eastAsia="Aptos" w:cs="Aptos" w:asciiTheme="minorAscii" w:hAnsiTheme="minorAscii" w:eastAsiaTheme="minorAscii" w:cstheme="minorAscii"/>
              </w:rPr>
              <w:t xml:space="preserve">   </w:t>
            </w:r>
            <w:r w:rsidRPr="57F9B6B4" w:rsidR="6BB71EFB">
              <w:rPr>
                <w:rFonts w:ascii="Aptos" w:hAnsi="Aptos" w:eastAsia="Aptos" w:cs="Aptos" w:asciiTheme="minorAscii" w:hAnsiTheme="minorAscii" w:eastAsiaTheme="minorAscii" w:cstheme="minorAscii"/>
                <w:color w:val="000000" w:themeColor="text1" w:themeTint="FF" w:themeShade="FF"/>
              </w:rPr>
              <w:t>Contains</w:t>
            </w:r>
            <w:r w:rsidRPr="57F9B6B4" w:rsidR="6BB71EFB">
              <w:rPr>
                <w:rFonts w:ascii="Aptos" w:hAnsi="Aptos" w:eastAsia="Aptos" w:cs="Aptos" w:asciiTheme="minorAscii" w:hAnsiTheme="minorAscii" w:eastAsiaTheme="minorAscii" w:cstheme="minorAscii"/>
                <w:color w:val="000000" w:themeColor="text1" w:themeTint="FF" w:themeShade="FF"/>
              </w:rPr>
              <w:t xml:space="preserve"> the ship layout and difficulty</w:t>
            </w:r>
          </w:p>
          <w:p w:rsidR="42ACFADB" w:rsidP="57F9B6B4" w:rsidRDefault="42ACFADB" w14:paraId="2366596F" w14:textId="27F591EE">
            <w:pPr>
              <w:spacing w:line="276" w:lineRule="auto"/>
              <w:rPr>
                <w:rFonts w:ascii="Aptos" w:hAnsi="Aptos" w:eastAsia="Aptos" w:cs="Aptos" w:asciiTheme="minorAscii" w:hAnsiTheme="minorAscii" w:eastAsiaTheme="minorAscii" w:cstheme="minorAscii"/>
              </w:rPr>
            </w:pPr>
            <w:r w:rsidRPr="57F9B6B4" w:rsidR="35B844CE">
              <w:rPr>
                <w:rFonts w:ascii="Aptos" w:hAnsi="Aptos" w:eastAsia="Aptos" w:cs="Aptos" w:asciiTheme="minorAscii" w:hAnsiTheme="minorAscii" w:eastAsiaTheme="minorAscii" w:cstheme="minorAscii"/>
              </w:rPr>
              <w:t xml:space="preserve">   </w:t>
            </w:r>
            <w:r w:rsidRPr="57F9B6B4" w:rsidR="3E06530A">
              <w:rPr>
                <w:rFonts w:ascii="Aptos" w:hAnsi="Aptos" w:eastAsia="Aptos" w:cs="Aptos" w:asciiTheme="minorAscii" w:hAnsiTheme="minorAscii" w:eastAsiaTheme="minorAscii" w:cstheme="minorAscii"/>
              </w:rPr>
              <w:t xml:space="preserve">Red/blue cardboard </w:t>
            </w:r>
            <w:r w:rsidRPr="57F9B6B4" w:rsidR="2E114476">
              <w:rPr>
                <w:rFonts w:ascii="Aptos" w:hAnsi="Aptos" w:eastAsia="Aptos" w:cs="Aptos" w:asciiTheme="minorAscii" w:hAnsiTheme="minorAscii" w:eastAsiaTheme="minorAscii" w:cstheme="minorAscii"/>
              </w:rPr>
              <w:t>tile</w:t>
            </w:r>
            <w:r w:rsidRPr="57F9B6B4" w:rsidR="3E06530A">
              <w:rPr>
                <w:rFonts w:ascii="Aptos" w:hAnsi="Aptos" w:eastAsia="Aptos" w:cs="Aptos" w:asciiTheme="minorAscii" w:hAnsiTheme="minorAscii" w:eastAsiaTheme="minorAscii" w:cstheme="minorAscii"/>
              </w:rPr>
              <w:t>s</w:t>
            </w:r>
          </w:p>
          <w:p w:rsidR="2E376373" w:rsidP="57F9B6B4" w:rsidRDefault="2E376373" w14:paraId="70732C2C" w14:textId="7D8662B6">
            <w:pPr>
              <w:spacing w:line="276" w:lineRule="auto"/>
              <w:rPr>
                <w:rFonts w:ascii="Aptos" w:hAnsi="Aptos" w:eastAsia="Aptos" w:cs="Aptos" w:asciiTheme="minorAscii" w:hAnsiTheme="minorAscii" w:eastAsiaTheme="minorAscii" w:cstheme="minorAscii"/>
              </w:rPr>
            </w:pPr>
            <w:r w:rsidRPr="57F9B6B4" w:rsidR="7601D1A8">
              <w:rPr>
                <w:rFonts w:ascii="Aptos" w:hAnsi="Aptos" w:eastAsia="Aptos" w:cs="Aptos" w:asciiTheme="minorAscii" w:hAnsiTheme="minorAscii" w:eastAsiaTheme="minorAscii" w:cstheme="minorAscii"/>
              </w:rPr>
              <w:t xml:space="preserve">  </w:t>
            </w:r>
            <w:r w:rsidRPr="57F9B6B4" w:rsidR="7601D1A8">
              <w:rPr>
                <w:rFonts w:ascii="Aptos" w:hAnsi="Aptos" w:eastAsia="Aptos" w:cs="Aptos" w:asciiTheme="minorAscii" w:hAnsiTheme="minorAscii" w:eastAsiaTheme="minorAscii" w:cstheme="minorAscii"/>
              </w:rPr>
              <w:t xml:space="preserve"> </w:t>
            </w:r>
            <w:r w:rsidRPr="57F9B6B4" w:rsidR="3E06530A">
              <w:rPr>
                <w:rFonts w:ascii="Aptos" w:hAnsi="Aptos" w:eastAsia="Aptos" w:cs="Aptos" w:asciiTheme="minorAscii" w:hAnsiTheme="minorAscii" w:eastAsiaTheme="minorAscii" w:cstheme="minorAscii"/>
              </w:rPr>
              <w:t>Yellow</w:t>
            </w:r>
            <w:r w:rsidRPr="57F9B6B4" w:rsidR="3E06530A">
              <w:rPr>
                <w:rFonts w:ascii="Aptos" w:hAnsi="Aptos" w:eastAsia="Aptos" w:cs="Aptos" w:asciiTheme="minorAscii" w:hAnsiTheme="minorAscii" w:eastAsiaTheme="minorAscii" w:cstheme="minorAscii"/>
              </w:rPr>
              <w:t xml:space="preserve"> </w:t>
            </w:r>
            <w:r w:rsidRPr="57F9B6B4" w:rsidR="4799FF95">
              <w:rPr>
                <w:rFonts w:ascii="Aptos" w:hAnsi="Aptos" w:eastAsia="Aptos" w:cs="Aptos" w:asciiTheme="minorAscii" w:hAnsiTheme="minorAscii" w:eastAsiaTheme="minorAscii" w:cstheme="minorAscii"/>
              </w:rPr>
              <w:t>striped sticks</w:t>
            </w:r>
            <w:r w:rsidRPr="57F9B6B4" w:rsidR="3E06530A">
              <w:rPr>
                <w:rFonts w:ascii="Aptos" w:hAnsi="Aptos" w:eastAsia="Aptos" w:cs="Aptos" w:asciiTheme="minorAscii" w:hAnsiTheme="minorAscii" w:eastAsiaTheme="minorAscii" w:cstheme="minorAscii"/>
              </w:rPr>
              <w:t xml:space="preserve"> connecting the slots</w:t>
            </w:r>
          </w:p>
          <w:p w:rsidR="625B2917" w:rsidP="57F9B6B4" w:rsidRDefault="625B2917" w14:paraId="17AD8C55" w14:textId="51496AAB">
            <w:pPr>
              <w:spacing w:line="276" w:lineRule="auto"/>
              <w:rPr>
                <w:rFonts w:ascii="Aptos" w:hAnsi="Aptos" w:eastAsia="Aptos" w:cs="Aptos" w:asciiTheme="minorAscii" w:hAnsiTheme="minorAscii" w:eastAsiaTheme="minorAscii" w:cstheme="minorAscii"/>
              </w:rPr>
            </w:pPr>
            <w:r w:rsidRPr="57F9B6B4" w:rsidR="4589AACD">
              <w:rPr>
                <w:rFonts w:ascii="Aptos" w:hAnsi="Aptos" w:eastAsia="Aptos" w:cs="Aptos" w:asciiTheme="minorAscii" w:hAnsiTheme="minorAscii" w:eastAsiaTheme="minorAscii" w:cstheme="minorAscii"/>
              </w:rPr>
              <w:t xml:space="preserve">   </w:t>
            </w:r>
            <w:r w:rsidRPr="57F9B6B4" w:rsidR="3E06530A">
              <w:rPr>
                <w:rFonts w:ascii="Aptos" w:hAnsi="Aptos" w:eastAsia="Aptos" w:cs="Aptos" w:asciiTheme="minorAscii" w:hAnsiTheme="minorAscii" w:eastAsiaTheme="minorAscii" w:cstheme="minorAscii"/>
              </w:rPr>
              <w:t>P</w:t>
            </w:r>
            <w:r w:rsidRPr="57F9B6B4" w:rsidR="47D2D1BA">
              <w:rPr>
                <w:rFonts w:ascii="Aptos" w:hAnsi="Aptos" w:eastAsia="Aptos" w:cs="Aptos" w:asciiTheme="minorAscii" w:hAnsiTheme="minorAscii" w:eastAsiaTheme="minorAscii" w:cstheme="minorAscii"/>
              </w:rPr>
              <w:t>ink sticks</w:t>
            </w:r>
            <w:r w:rsidRPr="57F9B6B4" w:rsidR="3E06530A">
              <w:rPr>
                <w:rFonts w:ascii="Aptos" w:hAnsi="Aptos" w:eastAsia="Aptos" w:cs="Aptos" w:asciiTheme="minorAscii" w:hAnsiTheme="minorAscii" w:eastAsiaTheme="minorAscii" w:cstheme="minorAscii"/>
              </w:rPr>
              <w:t xml:space="preserve"> connecting from hazard slots</w:t>
            </w:r>
          </w:p>
          <w:p w:rsidR="2A136B3E" w:rsidP="57F9B6B4" w:rsidRDefault="2A136B3E" w14:paraId="437FC4CA" w14:textId="0306E836">
            <w:pPr>
              <w:spacing w:line="276" w:lineRule="auto"/>
              <w:rPr>
                <w:rFonts w:ascii="Aptos" w:hAnsi="Aptos" w:eastAsia="Aptos" w:cs="Aptos" w:asciiTheme="minorAscii" w:hAnsiTheme="minorAscii" w:eastAsiaTheme="minorAscii" w:cstheme="minorAscii"/>
              </w:rPr>
            </w:pPr>
            <w:r w:rsidRPr="57F9B6B4" w:rsidR="39612F47">
              <w:rPr>
                <w:rFonts w:ascii="Aptos" w:hAnsi="Aptos" w:eastAsia="Aptos" w:cs="Aptos" w:asciiTheme="minorAscii" w:hAnsiTheme="minorAscii" w:eastAsiaTheme="minorAscii" w:cstheme="minorAscii"/>
              </w:rPr>
              <w:t xml:space="preserve">   </w:t>
            </w:r>
            <w:r w:rsidRPr="57F9B6B4" w:rsidR="3E06530A">
              <w:rPr>
                <w:rFonts w:ascii="Aptos" w:hAnsi="Aptos" w:eastAsia="Aptos" w:cs="Aptos" w:asciiTheme="minorAscii" w:hAnsiTheme="minorAscii" w:eastAsiaTheme="minorAscii" w:cstheme="minorAscii"/>
              </w:rPr>
              <w:t>C</w:t>
            </w:r>
            <w:r w:rsidRPr="57F9B6B4" w:rsidR="3E8441BD">
              <w:rPr>
                <w:rFonts w:ascii="Aptos" w:hAnsi="Aptos" w:eastAsia="Aptos" w:cs="Aptos" w:asciiTheme="minorAscii" w:hAnsiTheme="minorAscii" w:eastAsiaTheme="minorAscii" w:cstheme="minorAscii"/>
              </w:rPr>
              <w:t xml:space="preserve">ard that </w:t>
            </w:r>
            <w:r w:rsidRPr="57F9B6B4" w:rsidR="3E8441BD">
              <w:rPr>
                <w:rFonts w:ascii="Aptos" w:hAnsi="Aptos" w:eastAsia="Aptos" w:cs="Aptos" w:asciiTheme="minorAscii" w:hAnsiTheme="minorAscii" w:eastAsiaTheme="minorAscii" w:cstheme="minorAscii"/>
              </w:rPr>
              <w:t>tracks</w:t>
            </w:r>
            <w:r w:rsidRPr="57F9B6B4" w:rsidR="3E8441BD">
              <w:rPr>
                <w:rFonts w:ascii="Aptos" w:hAnsi="Aptos" w:eastAsia="Aptos" w:cs="Aptos" w:asciiTheme="minorAscii" w:hAnsiTheme="minorAscii" w:eastAsiaTheme="minorAscii" w:cstheme="minorAscii"/>
              </w:rPr>
              <w:t xml:space="preserve"> player abilities</w:t>
            </w:r>
          </w:p>
          <w:p w:rsidR="30830AAB" w:rsidP="57F9B6B4" w:rsidRDefault="30830AAB" w14:paraId="6ABCAAEF" w14:textId="68412C08">
            <w:pPr>
              <w:pStyle w:val="Normal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Aptos" w:hAnsi="Aptos" w:eastAsia="Aptos" w:cs="Aptos" w:asciiTheme="minorAscii" w:hAnsiTheme="minorAscii" w:eastAsiaTheme="minorAscii" w:cstheme="minorAscii"/>
              </w:rPr>
              <w:pPrChange w:author="Ben Hicken" w:date="2024-10-31T21:19:22.732Z">
                <w:pPr>
                  <w:pStyle w:val="Normal"/>
                  <w:spacing w:line="276" w:lineRule="auto"/>
                </w:pPr>
              </w:pPrChange>
            </w:pPr>
            <w:r w:rsidRPr="57F9B6B4" w:rsidR="6EA541AA">
              <w:rPr>
                <w:rFonts w:ascii="Aptos" w:hAnsi="Aptos" w:eastAsia="Aptos" w:cs="Aptos" w:asciiTheme="minorAscii" w:hAnsiTheme="minorAscii" w:eastAsiaTheme="minorAscii" w:cstheme="minorAscii"/>
              </w:rPr>
              <w:t xml:space="preserve">   </w:t>
            </w:r>
            <w:r w:rsidRPr="57F9B6B4" w:rsidR="21AD0DA7">
              <w:rPr>
                <w:rFonts w:ascii="Aptos" w:hAnsi="Aptos" w:eastAsia="Aptos" w:cs="Aptos" w:asciiTheme="minorAscii" w:hAnsiTheme="minorAscii" w:eastAsiaTheme="minorAscii" w:cstheme="minorAscii"/>
              </w:rPr>
              <w:t>Board with clips that tracks turn count</w:t>
            </w:r>
          </w:p>
          <w:p w:rsidR="7A1D82FE" w:rsidP="57F9B6B4" w:rsidRDefault="7A1D82FE" w14:paraId="133D0136" w14:textId="4E9A8B8D">
            <w:pPr>
              <w:spacing w:line="276" w:lineRule="auto"/>
              <w:rPr>
                <w:rFonts w:ascii="Aptos" w:hAnsi="Aptos" w:eastAsia="Aptos" w:cs="Aptos" w:asciiTheme="minorAscii" w:hAnsiTheme="minorAscii" w:eastAsiaTheme="minorAscii" w:cstheme="minorAscii"/>
              </w:rPr>
            </w:pPr>
            <w:r w:rsidRPr="57F9B6B4" w:rsidR="3C07EABD">
              <w:rPr>
                <w:rFonts w:ascii="Aptos" w:hAnsi="Aptos" w:eastAsia="Aptos" w:cs="Aptos" w:asciiTheme="minorAscii" w:hAnsiTheme="minorAscii" w:eastAsiaTheme="minorAscii" w:cstheme="minorAscii"/>
              </w:rPr>
              <w:t xml:space="preserve">  </w:t>
            </w:r>
            <w:r w:rsidRPr="57F9B6B4" w:rsidR="1BAE63A0">
              <w:rPr>
                <w:rFonts w:ascii="Aptos" w:hAnsi="Aptos" w:eastAsia="Aptos" w:cs="Aptos" w:asciiTheme="minorAscii" w:hAnsiTheme="minorAscii" w:eastAsiaTheme="minorAscii" w:cstheme="minorAscii"/>
              </w:rPr>
              <w:t>Grid board</w:t>
            </w:r>
            <w:r w:rsidRPr="57F9B6B4" w:rsidR="3E06530A">
              <w:rPr>
                <w:rFonts w:ascii="Aptos" w:hAnsi="Aptos" w:eastAsia="Aptos" w:cs="Aptos" w:asciiTheme="minorAscii" w:hAnsiTheme="minorAscii" w:eastAsiaTheme="minorAscii" w:cstheme="minorAscii"/>
              </w:rPr>
              <w:t xml:space="preserve"> that </w:t>
            </w:r>
            <w:r w:rsidRPr="57F9B6B4" w:rsidR="3E06530A">
              <w:rPr>
                <w:rFonts w:ascii="Aptos" w:hAnsi="Aptos" w:eastAsia="Aptos" w:cs="Aptos" w:asciiTheme="minorAscii" w:hAnsiTheme="minorAscii" w:eastAsiaTheme="minorAscii" w:cstheme="minorAscii"/>
              </w:rPr>
              <w:t>contains</w:t>
            </w:r>
            <w:r w:rsidRPr="57F9B6B4" w:rsidR="3E06530A">
              <w:rPr>
                <w:rFonts w:ascii="Aptos" w:hAnsi="Aptos" w:eastAsia="Aptos" w:cs="Aptos" w:asciiTheme="minorAscii" w:hAnsiTheme="minorAscii" w:eastAsiaTheme="minorAscii" w:cstheme="minorAscii"/>
              </w:rPr>
              <w:t xml:space="preserve"> the </w:t>
            </w:r>
            <w:r w:rsidRPr="57F9B6B4" w:rsidR="5AE0C162">
              <w:rPr>
                <w:rFonts w:ascii="Aptos" w:hAnsi="Aptos" w:eastAsia="Aptos" w:cs="Aptos" w:asciiTheme="minorAscii" w:hAnsiTheme="minorAscii" w:eastAsiaTheme="minorAscii" w:cstheme="minorAscii"/>
              </w:rPr>
              <w:t>game space</w:t>
            </w:r>
          </w:p>
        </w:tc>
      </w:tr>
    </w:tbl>
    <w:p w:rsidR="2BFAF509" w:rsidP="57F9B6B4" w:rsidRDefault="2BFAF509" w14:paraId="05568DC2" w14:textId="143EF6B2">
      <w:pPr>
        <w:pBdr>
          <w:bottom w:val="single" w:color="000000" w:sz="6" w:space="1"/>
        </w:pBdr>
        <w:spacing w:line="278" w:lineRule="auto"/>
        <w:rPr>
          <w:rFonts w:ascii="Aptos" w:hAnsi="Aptos" w:eastAsia="Aptos" w:cs="Aptos" w:asciiTheme="minorAscii" w:hAnsiTheme="minorAscii" w:eastAsiaTheme="minorAscii" w:cstheme="minorAscii"/>
          <w:b w:val="1"/>
          <w:bCs w:val="1"/>
        </w:rPr>
      </w:pPr>
    </w:p>
    <w:p w:rsidR="2BFAF509" w:rsidP="57F9B6B4" w:rsidRDefault="2BFAF509" w14:paraId="20A4EE1C" w14:textId="41EABCD9">
      <w:pPr>
        <w:spacing w:line="278" w:lineRule="auto"/>
        <w:rPr>
          <w:rFonts w:ascii="Aptos" w:hAnsi="Aptos" w:eastAsia="Aptos" w:cs="Aptos" w:asciiTheme="minorAscii" w:hAnsiTheme="minorAscii" w:eastAsiaTheme="minorAscii" w:cstheme="minorAscii"/>
          <w:b w:val="1"/>
          <w:bCs w:val="1"/>
        </w:rPr>
      </w:pPr>
      <w:r w:rsidRPr="57F9B6B4" w:rsidR="2BFAF509">
        <w:rPr>
          <w:rFonts w:ascii="Aptos" w:hAnsi="Aptos" w:eastAsia="Aptos" w:cs="Aptos" w:asciiTheme="minorAscii" w:hAnsiTheme="minorAscii" w:eastAsiaTheme="minorAscii" w:cstheme="minorAscii"/>
          <w:b w:val="1"/>
          <w:bCs w:val="1"/>
        </w:rPr>
        <w:t>Setup:</w:t>
      </w:r>
    </w:p>
    <w:tbl>
      <w:tblPr>
        <w:tblStyle w:val="TableGrid"/>
        <w:tblW w:w="0" w:type="auto"/>
        <w:tblBorders>
          <w:top w:val="none" w:color="000000" w:themeColor="text1" w:sz="12" w:space="0"/>
          <w:left w:val="none" w:color="000000" w:themeColor="text1" w:sz="12" w:space="0"/>
          <w:bottom w:val="none" w:color="000000" w:themeColor="text1" w:sz="12" w:space="0"/>
          <w:right w:val="none" w:color="000000" w:themeColor="text1" w:sz="12" w:space="0"/>
          <w:insideH w:val="none" w:color="000000" w:themeColor="text1" w:sz="12" w:space="0"/>
          <w:insideV w:val="none" w:color="000000" w:themeColor="text1" w:sz="12" w:space="0"/>
        </w:tblBorders>
        <w:tblLayout w:type="fixed"/>
        <w:tblLook w:val="06A0" w:firstRow="1" w:lastRow="0" w:firstColumn="1" w:lastColumn="0" w:noHBand="1" w:noVBand="1"/>
      </w:tblPr>
      <w:tblGrid>
        <w:gridCol w:w="4275"/>
        <w:gridCol w:w="5085"/>
      </w:tblGrid>
      <w:tr w:rsidR="73E49CE0" w:rsidTr="57F9B6B4" w14:paraId="169A45C0" w14:textId="77777777">
        <w:trPr>
          <w:trHeight w:val="300"/>
        </w:trPr>
        <w:tc>
          <w:tcPr>
            <w:tcW w:w="4275" w:type="dxa"/>
            <w:tcMar/>
          </w:tcPr>
          <w:p w:rsidR="5E69E45C" w:rsidP="57F9B6B4" w:rsidRDefault="5E69E45C" w14:paraId="23D0F56B" w14:textId="4AF93D14">
            <w:pPr>
              <w:pStyle w:val="ListParagraph"/>
              <w:numPr>
                <w:ilvl w:val="0"/>
                <w:numId w:val="2"/>
              </w:numPr>
              <w:spacing w:line="278" w:lineRule="auto"/>
              <w:rPr>
                <w:rFonts w:ascii="Aptos" w:hAnsi="Aptos" w:eastAsia="Aptos" w:cs="Aptos" w:asciiTheme="minorAscii" w:hAnsiTheme="minorAscii" w:eastAsiaTheme="minorAscii" w:cstheme="minorAscii"/>
              </w:rPr>
            </w:pPr>
            <w:r w:rsidRPr="57F9B6B4" w:rsidR="704952FE">
              <w:rPr>
                <w:rFonts w:ascii="Aptos" w:hAnsi="Aptos" w:eastAsia="Aptos" w:cs="Aptos" w:asciiTheme="minorAscii" w:hAnsiTheme="minorAscii" w:eastAsiaTheme="minorAscii" w:cstheme="minorAscii"/>
              </w:rPr>
              <w:t>Shuffle the Component</w:t>
            </w:r>
            <w:r w:rsidRPr="57F9B6B4" w:rsidR="020AE161">
              <w:rPr>
                <w:rFonts w:ascii="Aptos" w:hAnsi="Aptos" w:eastAsia="Aptos" w:cs="Aptos" w:asciiTheme="minorAscii" w:hAnsiTheme="minorAscii" w:eastAsiaTheme="minorAscii" w:cstheme="minorAscii"/>
              </w:rPr>
              <w:t xml:space="preserve"> Tiles</w:t>
            </w:r>
            <w:r w:rsidRPr="57F9B6B4" w:rsidR="704952FE">
              <w:rPr>
                <w:rFonts w:ascii="Aptos" w:hAnsi="Aptos" w:eastAsia="Aptos" w:cs="Aptos" w:asciiTheme="minorAscii" w:hAnsiTheme="minorAscii" w:eastAsiaTheme="minorAscii" w:cstheme="minorAscii"/>
              </w:rPr>
              <w:t xml:space="preserve"> deck </w:t>
            </w:r>
            <w:r w:rsidRPr="57F9B6B4" w:rsidR="64C141CD">
              <w:rPr>
                <w:rFonts w:ascii="Aptos" w:hAnsi="Aptos" w:eastAsia="Aptos" w:cs="Aptos" w:asciiTheme="minorAscii" w:hAnsiTheme="minorAscii" w:eastAsiaTheme="minorAscii" w:cstheme="minorAscii"/>
              </w:rPr>
              <w:t xml:space="preserve">in </w:t>
            </w:r>
            <w:r w:rsidRPr="57F9B6B4" w:rsidR="64C141CD">
              <w:rPr>
                <w:rFonts w:ascii="Aptos" w:hAnsi="Aptos" w:eastAsia="Aptos" w:cs="Aptos" w:asciiTheme="minorAscii" w:hAnsiTheme="minorAscii" w:eastAsiaTheme="minorAscii" w:cstheme="minorAscii"/>
              </w:rPr>
              <w:t>a box</w:t>
            </w:r>
            <w:r w:rsidRPr="57F9B6B4" w:rsidR="64C141CD">
              <w:rPr>
                <w:rFonts w:ascii="Aptos" w:hAnsi="Aptos" w:eastAsia="Aptos" w:cs="Aptos" w:asciiTheme="minorAscii" w:hAnsiTheme="minorAscii" w:eastAsiaTheme="minorAscii" w:cstheme="minorAscii"/>
              </w:rPr>
              <w:t xml:space="preserve"> </w:t>
            </w:r>
            <w:r w:rsidRPr="57F9B6B4" w:rsidR="704952FE">
              <w:rPr>
                <w:rFonts w:ascii="Aptos" w:hAnsi="Aptos" w:eastAsia="Aptos" w:cs="Aptos" w:asciiTheme="minorAscii" w:hAnsiTheme="minorAscii" w:eastAsiaTheme="minorAscii" w:cstheme="minorAscii"/>
              </w:rPr>
              <w:t>and place it in the designated space.</w:t>
            </w:r>
          </w:p>
          <w:p w:rsidR="5E69E45C" w:rsidP="57F9B6B4" w:rsidRDefault="5E69E45C" w14:paraId="28EA577E" w14:textId="6D0234D5">
            <w:pPr>
              <w:pStyle w:val="ListParagraph"/>
              <w:numPr>
                <w:ilvl w:val="0"/>
                <w:numId w:val="2"/>
              </w:numPr>
              <w:spacing w:line="278" w:lineRule="auto"/>
              <w:rPr>
                <w:rFonts w:ascii="Aptos" w:hAnsi="Aptos" w:eastAsia="Aptos" w:cs="Aptos" w:asciiTheme="minorAscii" w:hAnsiTheme="minorAscii" w:eastAsiaTheme="minorAscii" w:cstheme="minorAscii"/>
              </w:rPr>
            </w:pPr>
            <w:r w:rsidRPr="57F9B6B4" w:rsidR="704952FE">
              <w:rPr>
                <w:rFonts w:ascii="Aptos" w:hAnsi="Aptos" w:eastAsia="Aptos" w:cs="Aptos" w:asciiTheme="minorAscii" w:hAnsiTheme="minorAscii" w:eastAsiaTheme="minorAscii" w:cstheme="minorAscii"/>
              </w:rPr>
              <w:t xml:space="preserve">Shuffle the Quota deck and place it in the designated space. </w:t>
            </w:r>
          </w:p>
          <w:p w:rsidR="26DD55F6" w:rsidP="57F9B6B4" w:rsidRDefault="26DD55F6" w14:paraId="0E691508" w14:textId="0EF2CCE4">
            <w:pPr>
              <w:pStyle w:val="ListParagraph"/>
              <w:numPr>
                <w:ilvl w:val="0"/>
                <w:numId w:val="2"/>
              </w:numPr>
              <w:spacing w:after="160" w:line="278" w:lineRule="auto"/>
              <w:rPr>
                <w:rFonts w:ascii="Aptos" w:hAnsi="Aptos" w:eastAsia="Aptos" w:cs="Aptos" w:asciiTheme="minorAscii" w:hAnsiTheme="minorAscii" w:eastAsiaTheme="minorAscii" w:cstheme="minorAscii"/>
              </w:rPr>
            </w:pPr>
            <w:r w:rsidRPr="57F9B6B4" w:rsidR="5C8AF080">
              <w:rPr>
                <w:rFonts w:ascii="Aptos" w:hAnsi="Aptos" w:eastAsia="Aptos" w:cs="Aptos" w:asciiTheme="minorAscii" w:hAnsiTheme="minorAscii" w:eastAsiaTheme="minorAscii" w:cstheme="minorAscii"/>
              </w:rPr>
              <w:t>D</w:t>
            </w:r>
            <w:r w:rsidRPr="57F9B6B4" w:rsidR="704952FE">
              <w:rPr>
                <w:rFonts w:ascii="Aptos" w:hAnsi="Aptos" w:eastAsia="Aptos" w:cs="Aptos" w:asciiTheme="minorAscii" w:hAnsiTheme="minorAscii" w:eastAsiaTheme="minorAscii" w:cstheme="minorAscii"/>
              </w:rPr>
              <w:t xml:space="preserve">raw one Quota card and place it face up in its designated space. </w:t>
            </w:r>
          </w:p>
        </w:tc>
        <w:tc>
          <w:tcPr>
            <w:tcW w:w="5085" w:type="dxa"/>
            <w:tcMar/>
          </w:tcPr>
          <w:p w:rsidR="19E33AA5" w:rsidP="57F9B6B4" w:rsidRDefault="19E33AA5" w14:paraId="1E68A574" w14:textId="45090CAD">
            <w:pPr>
              <w:pStyle w:val="ListParagraph"/>
              <w:numPr>
                <w:ilvl w:val="0"/>
                <w:numId w:val="2"/>
              </w:numPr>
              <w:spacing w:line="278" w:lineRule="auto"/>
              <w:rPr>
                <w:rFonts w:ascii="Aptos" w:hAnsi="Aptos" w:eastAsia="Aptos" w:cs="Aptos" w:asciiTheme="minorAscii" w:hAnsiTheme="minorAscii" w:eastAsiaTheme="minorAscii" w:cstheme="minorAscii"/>
              </w:rPr>
            </w:pPr>
            <w:r w:rsidRPr="57F9B6B4" w:rsidR="405F083C">
              <w:rPr>
                <w:rFonts w:ascii="Aptos" w:hAnsi="Aptos" w:eastAsia="Aptos" w:cs="Aptos" w:asciiTheme="minorAscii" w:hAnsiTheme="minorAscii" w:eastAsiaTheme="minorAscii" w:cstheme="minorAscii"/>
              </w:rPr>
              <w:t>Distribute</w:t>
            </w:r>
            <w:r w:rsidRPr="57F9B6B4" w:rsidR="704952FE">
              <w:rPr>
                <w:rFonts w:ascii="Aptos" w:hAnsi="Aptos" w:eastAsia="Aptos" w:cs="Aptos" w:asciiTheme="minorAscii" w:hAnsiTheme="minorAscii" w:eastAsiaTheme="minorAscii" w:cstheme="minorAscii"/>
              </w:rPr>
              <w:t xml:space="preserve"> </w:t>
            </w:r>
            <w:r w:rsidRPr="57F9B6B4" w:rsidR="1ADAEE9C">
              <w:rPr>
                <w:rFonts w:ascii="Aptos" w:hAnsi="Aptos" w:eastAsia="Aptos" w:cs="Aptos" w:asciiTheme="minorAscii" w:hAnsiTheme="minorAscii" w:eastAsiaTheme="minorAscii" w:cstheme="minorAscii"/>
              </w:rPr>
              <w:t>tile</w:t>
            </w:r>
            <w:r w:rsidRPr="57F9B6B4" w:rsidR="704952FE">
              <w:rPr>
                <w:rFonts w:ascii="Aptos" w:hAnsi="Aptos" w:eastAsia="Aptos" w:cs="Aptos" w:asciiTheme="minorAscii" w:hAnsiTheme="minorAscii" w:eastAsiaTheme="minorAscii" w:cstheme="minorAscii"/>
              </w:rPr>
              <w:t xml:space="preserve">s from the </w:t>
            </w:r>
            <w:r w:rsidRPr="57F9B6B4" w:rsidR="145C2156">
              <w:rPr>
                <w:rFonts w:ascii="Aptos" w:hAnsi="Aptos" w:eastAsia="Aptos" w:cs="Aptos" w:asciiTheme="minorAscii" w:hAnsiTheme="minorAscii" w:eastAsiaTheme="minorAscii" w:cstheme="minorAscii"/>
              </w:rPr>
              <w:t>C</w:t>
            </w:r>
            <w:r w:rsidRPr="57F9B6B4" w:rsidR="704952FE">
              <w:rPr>
                <w:rFonts w:ascii="Aptos" w:hAnsi="Aptos" w:eastAsia="Aptos" w:cs="Aptos" w:asciiTheme="minorAscii" w:hAnsiTheme="minorAscii" w:eastAsiaTheme="minorAscii" w:cstheme="minorAscii"/>
              </w:rPr>
              <w:t>omponent</w:t>
            </w:r>
            <w:r w:rsidRPr="57F9B6B4" w:rsidR="5734DCBF">
              <w:rPr>
                <w:rFonts w:ascii="Aptos" w:hAnsi="Aptos" w:eastAsia="Aptos" w:cs="Aptos" w:asciiTheme="minorAscii" w:hAnsiTheme="minorAscii" w:eastAsiaTheme="minorAscii" w:cstheme="minorAscii"/>
              </w:rPr>
              <w:t xml:space="preserve"> Tiles</w:t>
            </w:r>
            <w:r w:rsidRPr="57F9B6B4" w:rsidR="704952FE">
              <w:rPr>
                <w:rFonts w:ascii="Aptos" w:hAnsi="Aptos" w:eastAsia="Aptos" w:cs="Aptos" w:asciiTheme="minorAscii" w:hAnsiTheme="minorAscii" w:eastAsiaTheme="minorAscii" w:cstheme="minorAscii"/>
              </w:rPr>
              <w:t xml:space="preserve"> </w:t>
            </w:r>
            <w:r w:rsidRPr="57F9B6B4" w:rsidR="426FBA25">
              <w:rPr>
                <w:rFonts w:ascii="Aptos" w:hAnsi="Aptos" w:eastAsia="Aptos" w:cs="Aptos" w:asciiTheme="minorAscii" w:hAnsiTheme="minorAscii" w:eastAsiaTheme="minorAscii" w:cstheme="minorAscii"/>
              </w:rPr>
              <w:t>D</w:t>
            </w:r>
            <w:r w:rsidRPr="57F9B6B4" w:rsidR="5465587D">
              <w:rPr>
                <w:rFonts w:ascii="Aptos" w:hAnsi="Aptos" w:eastAsia="Aptos" w:cs="Aptos" w:asciiTheme="minorAscii" w:hAnsiTheme="minorAscii" w:eastAsiaTheme="minorAscii" w:cstheme="minorAscii"/>
              </w:rPr>
              <w:t>eck face</w:t>
            </w:r>
            <w:r w:rsidRPr="57F9B6B4" w:rsidR="704952FE">
              <w:rPr>
                <w:rFonts w:ascii="Aptos" w:hAnsi="Aptos" w:eastAsia="Aptos" w:cs="Aptos" w:asciiTheme="minorAscii" w:hAnsiTheme="minorAscii" w:eastAsiaTheme="minorAscii" w:cstheme="minorAscii"/>
              </w:rPr>
              <w:t xml:space="preserve"> up matching the pattern shown on the Quota card.</w:t>
            </w:r>
          </w:p>
          <w:p w:rsidR="5E69E45C" w:rsidP="57F9B6B4" w:rsidRDefault="5E69E45C" w14:paraId="77150A70" w14:textId="0C8586EC">
            <w:pPr>
              <w:pStyle w:val="ListParagraph"/>
              <w:numPr>
                <w:ilvl w:val="0"/>
                <w:numId w:val="2"/>
              </w:numPr>
              <w:suppressLineNumbers w:val="0"/>
              <w:bidi w:val="0"/>
              <w:spacing w:before="0" w:beforeAutospacing="off" w:after="0" w:afterAutospacing="off" w:line="278" w:lineRule="auto"/>
              <w:ind w:left="720" w:right="0" w:hanging="360"/>
              <w:jc w:val="left"/>
              <w:rPr>
                <w:rFonts w:ascii="Aptos" w:hAnsi="Aptos" w:eastAsia="Aptos" w:cs="Aptos" w:asciiTheme="minorAscii" w:hAnsiTheme="minorAscii" w:eastAsiaTheme="minorAscii" w:cstheme="minorAscii"/>
              </w:rPr>
              <w:pPrChange w:author="Ben Hicken" w:date="2024-10-31T21:16:18.97Z">
                <w:pPr>
                  <w:pStyle w:val="ListParagraph"/>
                  <w:numPr>
                    <w:ilvl w:val="0"/>
                    <w:numId w:val="2"/>
                  </w:numPr>
                  <w:spacing w:line="278" w:lineRule="auto"/>
                </w:pPr>
              </w:pPrChange>
            </w:pPr>
            <w:r w:rsidRPr="57F9B6B4" w:rsidR="01D45409">
              <w:rPr>
                <w:rFonts w:ascii="Aptos" w:hAnsi="Aptos" w:eastAsia="Aptos" w:cs="Aptos" w:asciiTheme="minorAscii" w:hAnsiTheme="minorAscii" w:eastAsiaTheme="minorAscii" w:cstheme="minorAscii"/>
              </w:rPr>
              <w:t>After</w:t>
            </w:r>
            <w:r w:rsidRPr="57F9B6B4" w:rsidR="704952FE">
              <w:rPr>
                <w:rFonts w:ascii="Aptos" w:hAnsi="Aptos" w:eastAsia="Aptos" w:cs="Aptos" w:asciiTheme="minorAscii" w:hAnsiTheme="minorAscii" w:eastAsiaTheme="minorAscii" w:cstheme="minorAscii"/>
              </w:rPr>
              <w:t xml:space="preserve"> the tiles are set up, you may</w:t>
            </w:r>
            <w:r w:rsidRPr="57F9B6B4" w:rsidR="4727E48D">
              <w:rPr>
                <w:rFonts w:ascii="Aptos" w:hAnsi="Aptos" w:eastAsia="Aptos" w:cs="Aptos" w:asciiTheme="minorAscii" w:hAnsiTheme="minorAscii" w:eastAsiaTheme="minorAscii" w:cstheme="minorAscii"/>
              </w:rPr>
              <w:t xml:space="preserve"> place</w:t>
            </w:r>
            <w:r w:rsidRPr="57F9B6B4" w:rsidR="704952FE">
              <w:rPr>
                <w:rFonts w:ascii="Aptos" w:hAnsi="Aptos" w:eastAsia="Aptos" w:cs="Aptos" w:asciiTheme="minorAscii" w:hAnsiTheme="minorAscii" w:eastAsiaTheme="minorAscii" w:cstheme="minorAscii"/>
              </w:rPr>
              <w:t xml:space="preserve"> </w:t>
            </w:r>
            <w:r w:rsidRPr="57F9B6B4" w:rsidR="786B9D16">
              <w:rPr>
                <w:rFonts w:ascii="Aptos" w:hAnsi="Aptos" w:eastAsia="Aptos" w:cs="Aptos" w:asciiTheme="minorAscii" w:hAnsiTheme="minorAscii" w:eastAsiaTheme="minorAscii" w:cstheme="minorAscii"/>
              </w:rPr>
              <w:t xml:space="preserve">Connectors between them. When a striped </w:t>
            </w:r>
            <w:r w:rsidRPr="57F9B6B4" w:rsidR="786ACB11">
              <w:rPr>
                <w:rFonts w:ascii="Aptos" w:hAnsi="Aptos" w:eastAsia="Aptos" w:cs="Aptos" w:asciiTheme="minorAscii" w:hAnsiTheme="minorAscii" w:eastAsiaTheme="minorAscii" w:cstheme="minorAscii"/>
              </w:rPr>
              <w:t xml:space="preserve">uncuttable </w:t>
            </w:r>
            <w:r w:rsidRPr="57F9B6B4" w:rsidR="786B9D16">
              <w:rPr>
                <w:rFonts w:ascii="Aptos" w:hAnsi="Aptos" w:eastAsia="Aptos" w:cs="Aptos" w:asciiTheme="minorAscii" w:hAnsiTheme="minorAscii" w:eastAsiaTheme="minorAscii" w:cstheme="minorAscii"/>
              </w:rPr>
              <w:t xml:space="preserve">hazard slot appears, </w:t>
            </w:r>
            <w:r w:rsidRPr="57F9B6B4" w:rsidR="4532D4D1">
              <w:rPr>
                <w:rFonts w:ascii="Aptos" w:hAnsi="Aptos" w:eastAsia="Aptos" w:cs="Aptos" w:asciiTheme="minorAscii" w:hAnsiTheme="minorAscii" w:eastAsiaTheme="minorAscii" w:cstheme="minorAscii"/>
              </w:rPr>
              <w:t>you must place a Hazard Connector</w:t>
            </w:r>
          </w:p>
          <w:p w:rsidR="5E69E45C" w:rsidP="57F9B6B4" w:rsidRDefault="5E69E45C" w14:paraId="712ABEBF" w14:textId="016668F2">
            <w:pPr>
              <w:pStyle w:val="ListParagraph"/>
              <w:numPr>
                <w:ilvl w:val="0"/>
                <w:numId w:val="2"/>
              </w:numPr>
              <w:spacing w:line="278" w:lineRule="auto"/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</w:rPr>
            </w:pPr>
            <w:r w:rsidRPr="57F9B6B4" w:rsidR="72E621DA">
              <w:rPr>
                <w:rFonts w:ascii="Aptos" w:hAnsi="Aptos" w:eastAsia="Aptos" w:cs="Aptos" w:asciiTheme="minorAscii" w:hAnsiTheme="minorAscii" w:eastAsiaTheme="minorAscii" w:cstheme="minorAscii"/>
              </w:rPr>
              <w:t xml:space="preserve">Begin </w:t>
            </w:r>
            <w:r w:rsidRPr="57F9B6B4" w:rsidR="72E621DA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</w:rPr>
              <w:t>Round 1</w:t>
            </w:r>
            <w:r w:rsidRPr="57F9B6B4" w:rsidR="6E81126B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</w:rPr>
              <w:t>!</w:t>
            </w:r>
          </w:p>
        </w:tc>
      </w:tr>
    </w:tbl>
    <w:p w:rsidR="2BFAF509" w:rsidP="57F9B6B4" w:rsidRDefault="2FE71D16" w14:paraId="3A502B14" w14:textId="71FC79AF">
      <w:pPr>
        <w:pBdr>
          <w:bottom w:val="single" w:color="000000" w:sz="6" w:space="1"/>
        </w:pBdr>
        <w:spacing w:line="278" w:lineRule="auto"/>
        <w:jc w:val="center"/>
        <w:rPr>
          <w:rFonts w:ascii="Aptos" w:hAnsi="Aptos" w:eastAsia="Aptos" w:cs="Aptos" w:asciiTheme="minorAscii" w:hAnsiTheme="minorAscii" w:eastAsiaTheme="minorAscii" w:cstheme="minorAscii"/>
          <w:b w:val="1"/>
          <w:bCs w:val="1"/>
        </w:rPr>
      </w:pPr>
      <w:r w:rsidR="2FE71D16">
        <w:drawing>
          <wp:inline wp14:editId="5203F4D6" wp14:anchorId="2731A202">
            <wp:extent cx="3215692" cy="1257418"/>
            <wp:effectExtent l="0" t="0" r="0" b="0"/>
            <wp:docPr id="261679618" name="Picture 26167961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61679618"/>
                    <pic:cNvPicPr/>
                  </pic:nvPicPr>
                  <pic:blipFill>
                    <a:blip r:embed="Re6ed6f4bb97d4ed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215692" cy="125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FAF509" w:rsidP="57F9B6B4" w:rsidRDefault="5312BA36" w14:paraId="750995A8" w14:textId="47BE8664">
      <w:pPr>
        <w:spacing w:line="278" w:lineRule="auto"/>
        <w:jc w:val="center"/>
        <w:rPr>
          <w:rFonts w:ascii="Aptos" w:hAnsi="Aptos" w:eastAsia="Aptos" w:cs="Aptos" w:asciiTheme="minorAscii" w:hAnsiTheme="minorAscii" w:eastAsiaTheme="minorAscii" w:cstheme="minorAscii"/>
          <w:b w:val="1"/>
          <w:bCs w:val="1"/>
        </w:rPr>
      </w:pPr>
      <w:r w:rsidRPr="57F9B6B4" w:rsidR="5312BA36">
        <w:rPr>
          <w:rFonts w:ascii="Aptos" w:hAnsi="Aptos" w:eastAsia="Aptos" w:cs="Aptos" w:asciiTheme="minorAscii" w:hAnsiTheme="minorAscii" w:eastAsiaTheme="minorAscii" w:cstheme="minorAscii"/>
          <w:b w:val="1"/>
          <w:bCs w:val="1"/>
        </w:rPr>
        <w:t>OBJECTIVE:</w:t>
      </w:r>
    </w:p>
    <w:p w:rsidR="2BFAF509" w:rsidP="57F9B6B4" w:rsidRDefault="5312BA36" w14:paraId="47EC92C2" w14:textId="1594871F">
      <w:pPr>
        <w:spacing w:line="278" w:lineRule="auto"/>
        <w:jc w:val="center"/>
        <w:rPr>
          <w:rFonts w:ascii="Aptos" w:hAnsi="Aptos" w:eastAsia="Aptos" w:cs="Aptos" w:asciiTheme="minorAscii" w:hAnsiTheme="minorAscii" w:eastAsiaTheme="minorAscii" w:cstheme="minorAscii"/>
        </w:rPr>
      </w:pPr>
      <w:r w:rsidRPr="57F9B6B4" w:rsidR="5312BA36">
        <w:rPr>
          <w:rFonts w:ascii="Aptos" w:hAnsi="Aptos" w:eastAsia="Aptos" w:cs="Aptos" w:asciiTheme="minorAscii" w:hAnsiTheme="minorAscii" w:eastAsiaTheme="minorAscii" w:cstheme="minorAscii"/>
        </w:rPr>
        <w:t xml:space="preserve">All components on the board must be </w:t>
      </w:r>
      <w:r w:rsidRPr="57F9B6B4" w:rsidR="5312BA36">
        <w:rPr>
          <w:rFonts w:ascii="Aptos" w:hAnsi="Aptos" w:eastAsia="Aptos" w:cs="Aptos" w:asciiTheme="minorAscii" w:hAnsiTheme="minorAscii" w:eastAsiaTheme="minorAscii" w:cstheme="minorAscii"/>
          <w:b w:val="1"/>
          <w:bCs w:val="1"/>
        </w:rPr>
        <w:t>collected</w:t>
      </w:r>
      <w:r w:rsidRPr="57F9B6B4" w:rsidR="08478E51">
        <w:rPr>
          <w:rFonts w:ascii="Aptos" w:hAnsi="Aptos" w:eastAsia="Aptos" w:cs="Aptos" w:asciiTheme="minorAscii" w:hAnsiTheme="minorAscii" w:eastAsiaTheme="minorAscii" w:cstheme="minorAscii"/>
        </w:rPr>
        <w:t xml:space="preserve"> as a team</w:t>
      </w:r>
      <w:r w:rsidRPr="57F9B6B4" w:rsidR="6BD9F9E3">
        <w:rPr>
          <w:rFonts w:ascii="Aptos" w:hAnsi="Aptos" w:eastAsia="Aptos" w:cs="Aptos" w:asciiTheme="minorAscii" w:hAnsiTheme="minorAscii" w:eastAsiaTheme="minorAscii" w:cstheme="minorAscii"/>
        </w:rPr>
        <w:t xml:space="preserve">. </w:t>
      </w:r>
      <w:r w:rsidRPr="57F9B6B4" w:rsidR="1A6F686B">
        <w:rPr>
          <w:rFonts w:ascii="Aptos" w:hAnsi="Aptos" w:eastAsia="Aptos" w:cs="Aptos" w:asciiTheme="minorAscii" w:hAnsiTheme="minorAscii" w:eastAsiaTheme="minorAscii" w:cstheme="minorAscii"/>
        </w:rPr>
        <w:t>Both p</w:t>
      </w:r>
      <w:r w:rsidRPr="57F9B6B4" w:rsidR="6BD9F9E3">
        <w:rPr>
          <w:rFonts w:ascii="Aptos" w:hAnsi="Aptos" w:eastAsia="Aptos" w:cs="Aptos" w:asciiTheme="minorAscii" w:hAnsiTheme="minorAscii" w:eastAsiaTheme="minorAscii" w:cstheme="minorAscii"/>
        </w:rPr>
        <w:t xml:space="preserve">layers must work together to collect every </w:t>
      </w:r>
      <w:r w:rsidRPr="57F9B6B4" w:rsidR="6BD9F9E3">
        <w:rPr>
          <w:rFonts w:ascii="Aptos" w:hAnsi="Aptos" w:eastAsia="Aptos" w:cs="Aptos" w:asciiTheme="minorAscii" w:hAnsiTheme="minorAscii" w:eastAsiaTheme="minorAscii" w:cstheme="minorAscii"/>
        </w:rPr>
        <w:t>component</w:t>
      </w:r>
      <w:r w:rsidRPr="57F9B6B4" w:rsidR="1B85DA1B">
        <w:rPr>
          <w:rFonts w:ascii="Aptos" w:hAnsi="Aptos" w:eastAsia="Aptos" w:cs="Aptos" w:asciiTheme="minorAscii" w:hAnsiTheme="minorAscii" w:eastAsiaTheme="minorAscii" w:cstheme="minorAscii"/>
        </w:rPr>
        <w:t xml:space="preserve"> and will be scored based on the total </w:t>
      </w:r>
      <w:r w:rsidRPr="57F9B6B4" w:rsidR="6D671C36">
        <w:rPr>
          <w:rFonts w:ascii="Aptos" w:hAnsi="Aptos" w:eastAsia="Aptos" w:cs="Aptos" w:asciiTheme="minorAscii" w:hAnsiTheme="minorAscii" w:eastAsiaTheme="minorAscii" w:cstheme="minorAscii"/>
        </w:rPr>
        <w:t>number</w:t>
      </w:r>
      <w:r w:rsidRPr="57F9B6B4" w:rsidR="1B85DA1B">
        <w:rPr>
          <w:rFonts w:ascii="Aptos" w:hAnsi="Aptos" w:eastAsia="Aptos" w:cs="Aptos" w:asciiTheme="minorAscii" w:hAnsiTheme="minorAscii" w:eastAsiaTheme="minorAscii" w:cstheme="minorAscii"/>
        </w:rPr>
        <w:t xml:space="preserve"> of </w:t>
      </w:r>
      <w:r w:rsidRPr="57F9B6B4" w:rsidR="2CF65C2B">
        <w:rPr>
          <w:rFonts w:ascii="Aptos" w:hAnsi="Aptos" w:eastAsia="Aptos" w:cs="Aptos" w:asciiTheme="minorAscii" w:hAnsiTheme="minorAscii" w:eastAsiaTheme="minorAscii" w:cstheme="minorAscii"/>
        </w:rPr>
        <w:t>rounds</w:t>
      </w:r>
      <w:r w:rsidRPr="57F9B6B4" w:rsidR="2CF65C2B">
        <w:rPr>
          <w:rFonts w:ascii="Aptos" w:hAnsi="Aptos" w:eastAsia="Aptos" w:cs="Aptos" w:asciiTheme="minorAscii" w:hAnsiTheme="minorAscii" w:eastAsiaTheme="minorAscii" w:cstheme="minorAscii"/>
        </w:rPr>
        <w:t xml:space="preserve"> to finish</w:t>
      </w:r>
      <w:r w:rsidRPr="57F9B6B4" w:rsidR="1B85DA1B">
        <w:rPr>
          <w:rFonts w:ascii="Aptos" w:hAnsi="Aptos" w:eastAsia="Aptos" w:cs="Aptos" w:asciiTheme="minorAscii" w:hAnsiTheme="minorAscii" w:eastAsiaTheme="minorAscii" w:cstheme="minorAscii"/>
        </w:rPr>
        <w:t>.</w:t>
      </w:r>
    </w:p>
    <w:p w:rsidR="73304837" w:rsidP="57F9B6B4" w:rsidRDefault="1B85DA1B" w14:paraId="27B6392E" w14:textId="46709634">
      <w:pPr>
        <w:spacing w:line="278" w:lineRule="auto"/>
        <w:jc w:val="center"/>
        <w:rPr>
          <w:rFonts w:ascii="Aptos" w:hAnsi="Aptos" w:eastAsia="Aptos" w:cs="Aptos" w:asciiTheme="minorAscii" w:hAnsiTheme="minorAscii" w:eastAsiaTheme="minorAscii" w:cstheme="minorAscii"/>
        </w:rPr>
      </w:pPr>
      <w:r w:rsidRPr="57F9B6B4" w:rsidR="1B85DA1B">
        <w:rPr>
          <w:rFonts w:ascii="Aptos" w:hAnsi="Aptos" w:eastAsia="Aptos" w:cs="Aptos" w:asciiTheme="minorAscii" w:hAnsiTheme="minorAscii" w:eastAsiaTheme="minorAscii" w:cstheme="minorAscii"/>
        </w:rPr>
        <w:t xml:space="preserve">The </w:t>
      </w:r>
      <w:r w:rsidRPr="57F9B6B4" w:rsidR="1B85DA1B">
        <w:rPr>
          <w:rFonts w:ascii="Aptos" w:hAnsi="Aptos" w:eastAsia="Aptos" w:cs="Aptos" w:asciiTheme="minorAscii" w:hAnsiTheme="minorAscii" w:eastAsiaTheme="minorAscii" w:cstheme="minorAscii"/>
        </w:rPr>
        <w:t>less</w:t>
      </w:r>
      <w:r w:rsidRPr="57F9B6B4" w:rsidR="1B85DA1B">
        <w:rPr>
          <w:rFonts w:ascii="Aptos" w:hAnsi="Aptos" w:eastAsia="Aptos" w:cs="Aptos" w:asciiTheme="minorAscii" w:hAnsiTheme="minorAscii" w:eastAsiaTheme="minorAscii" w:cstheme="minorAscii"/>
        </w:rPr>
        <w:t xml:space="preserve"> turns you take as a team</w:t>
      </w:r>
      <w:r w:rsidRPr="57F9B6B4" w:rsidR="2916155D">
        <w:rPr>
          <w:rFonts w:ascii="Aptos" w:hAnsi="Aptos" w:eastAsia="Aptos" w:cs="Aptos" w:asciiTheme="minorAscii" w:hAnsiTheme="minorAscii" w:eastAsiaTheme="minorAscii" w:cstheme="minorAscii"/>
        </w:rPr>
        <w:t>,</w:t>
      </w:r>
      <w:r w:rsidRPr="57F9B6B4" w:rsidR="1B85DA1B">
        <w:rPr>
          <w:rFonts w:ascii="Aptos" w:hAnsi="Aptos" w:eastAsia="Aptos" w:cs="Aptos" w:asciiTheme="minorAscii" w:hAnsiTheme="minorAscii" w:eastAsiaTheme="minorAscii" w:cstheme="minorAscii"/>
        </w:rPr>
        <w:t xml:space="preserve"> the more </w:t>
      </w:r>
      <w:r w:rsidRPr="57F9B6B4" w:rsidR="0AD9030A">
        <w:rPr>
          <w:rFonts w:ascii="Aptos" w:hAnsi="Aptos" w:eastAsia="Aptos" w:cs="Aptos" w:asciiTheme="minorAscii" w:hAnsiTheme="minorAscii" w:eastAsiaTheme="minorAscii" w:cstheme="minorAscii"/>
        </w:rPr>
        <w:t>stars</w:t>
      </w:r>
      <w:r w:rsidRPr="57F9B6B4" w:rsidR="1B85DA1B">
        <w:rPr>
          <w:rFonts w:ascii="Aptos" w:hAnsi="Aptos" w:eastAsia="Aptos" w:cs="Aptos" w:asciiTheme="minorAscii" w:hAnsiTheme="minorAscii" w:eastAsiaTheme="minorAscii" w:cstheme="minorAscii"/>
        </w:rPr>
        <w:t xml:space="preserve"> you will gain!</w:t>
      </w:r>
    </w:p>
    <w:p w:rsidR="4F0085B8" w:rsidP="57F9B6B4" w:rsidRDefault="4F0085B8" w14:paraId="07DD3C92" w14:textId="6BE8780F">
      <w:pPr>
        <w:rPr>
          <w:rFonts w:ascii="Aptos" w:hAnsi="Aptos" w:eastAsia="Aptos" w:cs="Aptos" w:asciiTheme="minorAscii" w:hAnsiTheme="minorAscii" w:eastAsiaTheme="minorAscii" w:cstheme="minorAscii"/>
        </w:rPr>
      </w:pPr>
      <w:r w:rsidRPr="57F9B6B4">
        <w:rPr>
          <w:rFonts w:ascii="Aptos" w:hAnsi="Aptos" w:eastAsia="Aptos" w:cs="Aptos" w:asciiTheme="minorAscii" w:hAnsiTheme="minorAscii" w:eastAsiaTheme="minorAscii" w:cstheme="minorAscii"/>
        </w:rPr>
        <w:br w:type="page"/>
      </w:r>
    </w:p>
    <w:p w:rsidR="73304837" w:rsidP="57F9B6B4" w:rsidRDefault="73304837" w14:paraId="0DAF3656" w14:textId="126A85D1">
      <w:pPr>
        <w:spacing w:line="278" w:lineRule="auto"/>
        <w:jc w:val="center"/>
        <w:rPr>
          <w:rFonts w:ascii="Aptos" w:hAnsi="Aptos" w:eastAsia="Aptos" w:cs="Aptos" w:asciiTheme="minorAscii" w:hAnsiTheme="minorAscii" w:eastAsiaTheme="minorAscii" w:cstheme="minorAscii"/>
          <w:b w:val="1"/>
          <w:bCs w:val="1"/>
        </w:rPr>
      </w:pPr>
      <w:r w:rsidRPr="57F9B6B4" w:rsidR="09C10B6F">
        <w:rPr>
          <w:rFonts w:ascii="Aptos" w:hAnsi="Aptos" w:eastAsia="Aptos" w:cs="Aptos" w:asciiTheme="minorAscii" w:hAnsiTheme="minorAscii" w:eastAsiaTheme="minorAscii" w:cstheme="minorAscii"/>
          <w:b w:val="1"/>
          <w:bCs w:val="1"/>
        </w:rPr>
        <w:t>GAMEPLAY</w:t>
      </w:r>
      <w:r w:rsidRPr="57F9B6B4" w:rsidR="7CAA7897">
        <w:rPr>
          <w:rFonts w:ascii="Aptos" w:hAnsi="Aptos" w:eastAsia="Aptos" w:cs="Aptos" w:asciiTheme="minorAscii" w:hAnsiTheme="minorAscii" w:eastAsiaTheme="minorAscii" w:cstheme="minorAscii"/>
          <w:b w:val="1"/>
          <w:bCs w:val="1"/>
        </w:rPr>
        <w:t xml:space="preserve"> RULES</w:t>
      </w:r>
      <w:r w:rsidRPr="57F9B6B4" w:rsidR="73304837">
        <w:rPr>
          <w:rFonts w:ascii="Aptos" w:hAnsi="Aptos" w:eastAsia="Aptos" w:cs="Aptos" w:asciiTheme="minorAscii" w:hAnsiTheme="minorAscii" w:eastAsiaTheme="minorAscii" w:cstheme="minorAscii"/>
          <w:b w:val="1"/>
          <w:bCs w:val="1"/>
        </w:rPr>
        <w:t>:</w:t>
      </w:r>
    </w:p>
    <w:p w:rsidR="436A092F" w:rsidP="57F9B6B4" w:rsidRDefault="436A092F" w14:paraId="587B54D6" w14:textId="70F8DF4A">
      <w:pPr>
        <w:pStyle w:val="Normal"/>
        <w:spacing w:line="278" w:lineRule="auto"/>
        <w:rPr>
          <w:rFonts w:ascii="Aptos" w:hAnsi="Aptos" w:eastAsia="Aptos" w:cs="Aptos" w:asciiTheme="minorAscii" w:hAnsiTheme="minorAscii" w:eastAsiaTheme="minorAscii" w:cstheme="minorAscii"/>
        </w:rPr>
      </w:pPr>
      <w:r w:rsidRPr="57F9B6B4" w:rsidR="436A092F">
        <w:rPr>
          <w:rFonts w:ascii="Aptos" w:hAnsi="Aptos" w:eastAsia="Aptos" w:cs="Aptos" w:asciiTheme="minorAscii" w:hAnsiTheme="minorAscii" w:eastAsiaTheme="minorAscii" w:cstheme="minorAscii"/>
        </w:rPr>
        <w:t xml:space="preserve">At the start of a new </w:t>
      </w:r>
      <w:r w:rsidRPr="57F9B6B4" w:rsidR="28B8E773">
        <w:rPr>
          <w:rFonts w:ascii="Aptos" w:hAnsi="Aptos" w:eastAsia="Aptos" w:cs="Aptos" w:asciiTheme="minorAscii" w:hAnsiTheme="minorAscii" w:eastAsiaTheme="minorAscii" w:cstheme="minorAscii"/>
        </w:rPr>
        <w:t>round</w:t>
      </w:r>
      <w:r w:rsidRPr="57F9B6B4" w:rsidR="2F9DA6CC">
        <w:rPr>
          <w:rFonts w:ascii="Aptos" w:hAnsi="Aptos" w:eastAsia="Aptos" w:cs="Aptos" w:asciiTheme="minorAscii" w:hAnsiTheme="minorAscii" w:eastAsiaTheme="minorAscii" w:cstheme="minorAscii"/>
        </w:rPr>
        <w:t>,</w:t>
      </w:r>
      <w:r w:rsidRPr="57F9B6B4" w:rsidR="436A092F">
        <w:rPr>
          <w:rFonts w:ascii="Aptos" w:hAnsi="Aptos" w:eastAsia="Aptos" w:cs="Aptos" w:asciiTheme="minorAscii" w:hAnsiTheme="minorAscii" w:eastAsiaTheme="minorAscii" w:cstheme="minorAscii"/>
        </w:rPr>
        <w:t xml:space="preserve"> both </w:t>
      </w:r>
      <w:r w:rsidRPr="57F9B6B4" w:rsidR="5D28BDC3">
        <w:rPr>
          <w:rFonts w:ascii="Aptos" w:hAnsi="Aptos" w:eastAsia="Aptos" w:cs="Aptos" w:asciiTheme="minorAscii" w:hAnsiTheme="minorAscii" w:eastAsiaTheme="minorAscii" w:cstheme="minorAscii"/>
        </w:rPr>
        <w:t>players'</w:t>
      </w:r>
      <w:r w:rsidRPr="57F9B6B4" w:rsidR="436A092F">
        <w:rPr>
          <w:rFonts w:ascii="Aptos" w:hAnsi="Aptos" w:eastAsia="Aptos" w:cs="Aptos" w:asciiTheme="minorAscii" w:hAnsiTheme="minorAscii" w:eastAsiaTheme="minorAscii" w:cstheme="minorAscii"/>
        </w:rPr>
        <w:t xml:space="preserve"> </w:t>
      </w:r>
      <w:r w:rsidRPr="57F9B6B4" w:rsidR="79BF394E">
        <w:rPr>
          <w:rFonts w:ascii="Aptos" w:hAnsi="Aptos" w:eastAsia="Aptos" w:cs="Aptos" w:asciiTheme="minorAscii" w:hAnsiTheme="minorAscii" w:eastAsiaTheme="minorAscii" w:cstheme="minorAscii"/>
        </w:rPr>
        <w:t>energy is refreshed</w:t>
      </w:r>
      <w:r w:rsidRPr="57F9B6B4" w:rsidR="79BF394E">
        <w:rPr>
          <w:rFonts w:ascii="Aptos" w:hAnsi="Aptos" w:eastAsia="Aptos" w:cs="Aptos" w:asciiTheme="minorAscii" w:hAnsiTheme="minorAscii" w:eastAsiaTheme="minorAscii" w:cstheme="minorAscii"/>
        </w:rPr>
        <w:t xml:space="preserve"> by flicking up the </w:t>
      </w:r>
      <w:r w:rsidRPr="57F9B6B4" w:rsidR="4E885C20">
        <w:rPr>
          <w:rFonts w:ascii="Aptos" w:hAnsi="Aptos" w:eastAsia="Aptos" w:cs="Aptos" w:asciiTheme="minorAscii" w:hAnsiTheme="minorAscii" w:eastAsiaTheme="minorAscii" w:cstheme="minorAscii"/>
        </w:rPr>
        <w:t>four</w:t>
      </w:r>
      <w:r w:rsidRPr="57F9B6B4" w:rsidR="79BF394E">
        <w:rPr>
          <w:rFonts w:ascii="Aptos" w:hAnsi="Aptos" w:eastAsia="Aptos" w:cs="Aptos" w:asciiTheme="minorAscii" w:hAnsiTheme="minorAscii" w:eastAsiaTheme="minorAscii" w:cstheme="minorAscii"/>
        </w:rPr>
        <w:t xml:space="preserve"> switches on the </w:t>
      </w:r>
      <w:r w:rsidRPr="57F9B6B4" w:rsidR="0BC85FF9">
        <w:rPr>
          <w:rFonts w:ascii="Aptos" w:hAnsi="Aptos" w:eastAsia="Aptos" w:cs="Aptos" w:asciiTheme="minorAscii" w:hAnsiTheme="minorAscii" w:eastAsiaTheme="minorAscii" w:cstheme="minorAscii"/>
        </w:rPr>
        <w:t>tool</w:t>
      </w:r>
      <w:r w:rsidRPr="57F9B6B4" w:rsidR="79BF394E">
        <w:rPr>
          <w:rFonts w:ascii="Aptos" w:hAnsi="Aptos" w:eastAsia="Aptos" w:cs="Aptos" w:asciiTheme="minorAscii" w:hAnsiTheme="minorAscii" w:eastAsiaTheme="minorAscii" w:cstheme="minorAscii"/>
        </w:rPr>
        <w:t xml:space="preserve"> card</w:t>
      </w:r>
      <w:r w:rsidRPr="57F9B6B4" w:rsidR="436A092F">
        <w:rPr>
          <w:rFonts w:ascii="Aptos" w:hAnsi="Aptos" w:eastAsia="Aptos" w:cs="Aptos" w:asciiTheme="minorAscii" w:hAnsiTheme="minorAscii" w:eastAsiaTheme="minorAscii" w:cstheme="minorAscii"/>
        </w:rPr>
        <w:t xml:space="preserve">. </w:t>
      </w:r>
      <w:r w:rsidRPr="57F9B6B4" w:rsidR="1B605CEE">
        <w:rPr>
          <w:rFonts w:ascii="Aptos" w:hAnsi="Aptos" w:eastAsia="Aptos" w:cs="Aptos" w:asciiTheme="minorAscii" w:hAnsiTheme="minorAscii" w:eastAsiaTheme="minorAscii" w:cstheme="minorAscii"/>
        </w:rPr>
        <w:t>Players also flip a switch down on the round counter.</w:t>
      </w:r>
    </w:p>
    <w:p w:rsidR="7D6BE824" w:rsidP="57F9B6B4" w:rsidRDefault="7D6BE824" w14:paraId="09BFAECA" w14:textId="2FB9E9D8">
      <w:pPr>
        <w:pStyle w:val="Normal"/>
        <w:pBdr>
          <w:bottom w:val="single" w:color="000000" w:sz="6" w:space="1"/>
        </w:pBdr>
        <w:spacing w:line="278" w:lineRule="auto"/>
        <w:rPr>
          <w:rFonts w:ascii="Aptos" w:hAnsi="Aptos" w:eastAsia="Aptos" w:cs="Aptos" w:asciiTheme="minorAscii" w:hAnsiTheme="minorAscii" w:eastAsiaTheme="minorAscii" w:cstheme="minorAscii"/>
        </w:rPr>
      </w:pPr>
      <w:r w:rsidRPr="57F9B6B4" w:rsidR="7D6BE824">
        <w:rPr>
          <w:rFonts w:ascii="Aptos" w:hAnsi="Aptos" w:eastAsia="Aptos" w:cs="Aptos" w:asciiTheme="minorAscii" w:hAnsiTheme="minorAscii" w:eastAsiaTheme="minorAscii" w:cstheme="minorAscii"/>
        </w:rPr>
        <w:t xml:space="preserve">Flicking down </w:t>
      </w:r>
      <w:r w:rsidRPr="57F9B6B4" w:rsidR="29200567">
        <w:rPr>
          <w:rFonts w:ascii="Aptos" w:hAnsi="Aptos" w:eastAsia="Aptos" w:cs="Aptos" w:asciiTheme="minorAscii" w:hAnsiTheme="minorAscii" w:eastAsiaTheme="minorAscii" w:cstheme="minorAscii"/>
        </w:rPr>
        <w:t>a switch</w:t>
      </w:r>
      <w:r w:rsidRPr="57F9B6B4" w:rsidR="7D6BE824">
        <w:rPr>
          <w:rFonts w:ascii="Aptos" w:hAnsi="Aptos" w:eastAsia="Aptos" w:cs="Aptos" w:asciiTheme="minorAscii" w:hAnsiTheme="minorAscii" w:eastAsiaTheme="minorAscii" w:cstheme="minorAscii"/>
        </w:rPr>
        <w:t xml:space="preserve"> equal</w:t>
      </w:r>
      <w:r w:rsidRPr="57F9B6B4" w:rsidR="2387977E">
        <w:rPr>
          <w:rFonts w:ascii="Aptos" w:hAnsi="Aptos" w:eastAsia="Aptos" w:cs="Aptos" w:asciiTheme="minorAscii" w:hAnsiTheme="minorAscii" w:eastAsiaTheme="minorAscii" w:cstheme="minorAscii"/>
        </w:rPr>
        <w:t>s</w:t>
      </w:r>
      <w:r w:rsidRPr="57F9B6B4" w:rsidR="5365F25B">
        <w:rPr>
          <w:rFonts w:ascii="Aptos" w:hAnsi="Aptos" w:eastAsia="Aptos" w:cs="Aptos" w:asciiTheme="minorAscii" w:hAnsiTheme="minorAscii" w:eastAsiaTheme="minorAscii" w:cstheme="minorAscii"/>
        </w:rPr>
        <w:t xml:space="preserve"> one use of a</w:t>
      </w:r>
      <w:r w:rsidRPr="57F9B6B4" w:rsidR="7E083A4F">
        <w:rPr>
          <w:rFonts w:ascii="Aptos" w:hAnsi="Aptos" w:eastAsia="Aptos" w:cs="Aptos" w:asciiTheme="minorAscii" w:hAnsiTheme="minorAscii" w:eastAsiaTheme="minorAscii" w:cstheme="minorAscii"/>
        </w:rPr>
        <w:t xml:space="preserve"> tool</w:t>
      </w:r>
      <w:r w:rsidRPr="57F9B6B4" w:rsidR="64FDEF0D">
        <w:rPr>
          <w:rFonts w:ascii="Aptos" w:hAnsi="Aptos" w:eastAsia="Aptos" w:cs="Aptos" w:asciiTheme="minorAscii" w:hAnsiTheme="minorAscii" w:eastAsiaTheme="minorAscii" w:cstheme="minorAscii"/>
        </w:rPr>
        <w:t xml:space="preserve">, </w:t>
      </w:r>
      <w:r w:rsidRPr="57F9B6B4" w:rsidR="5B10E639">
        <w:rPr>
          <w:rFonts w:ascii="Aptos" w:hAnsi="Aptos" w:eastAsia="Aptos" w:cs="Aptos" w:asciiTheme="minorAscii" w:hAnsiTheme="minorAscii" w:eastAsiaTheme="minorAscii" w:cstheme="minorAscii"/>
        </w:rPr>
        <w:t>and</w:t>
      </w:r>
      <w:r w:rsidRPr="57F9B6B4" w:rsidR="64FDEF0D">
        <w:rPr>
          <w:rFonts w:ascii="Aptos" w:hAnsi="Aptos" w:eastAsia="Aptos" w:cs="Aptos" w:asciiTheme="minorAscii" w:hAnsiTheme="minorAscii" w:eastAsiaTheme="minorAscii" w:cstheme="minorAscii"/>
        </w:rPr>
        <w:t xml:space="preserve"> </w:t>
      </w:r>
      <w:r w:rsidRPr="57F9B6B4" w:rsidR="5EBC36AD">
        <w:rPr>
          <w:rFonts w:ascii="Aptos" w:hAnsi="Aptos" w:eastAsia="Aptos" w:cs="Aptos" w:asciiTheme="minorAscii" w:hAnsiTheme="minorAscii" w:eastAsiaTheme="minorAscii" w:cstheme="minorAscii"/>
        </w:rPr>
        <w:t>the yellow switch</w:t>
      </w:r>
      <w:r w:rsidRPr="57F9B6B4" w:rsidR="079E2545">
        <w:rPr>
          <w:rFonts w:ascii="Aptos" w:hAnsi="Aptos" w:eastAsia="Aptos" w:cs="Aptos" w:asciiTheme="minorAscii" w:hAnsiTheme="minorAscii" w:eastAsiaTheme="minorAscii" w:cstheme="minorAscii"/>
        </w:rPr>
        <w:t xml:space="preserve"> </w:t>
      </w:r>
      <w:r w:rsidRPr="57F9B6B4" w:rsidR="079E2545">
        <w:rPr>
          <w:rFonts w:ascii="Aptos" w:hAnsi="Aptos" w:eastAsia="Aptos" w:cs="Aptos" w:asciiTheme="minorAscii" w:hAnsiTheme="minorAscii" w:eastAsiaTheme="minorAscii" w:cstheme="minorAscii"/>
        </w:rPr>
        <w:t>represents</w:t>
      </w:r>
      <w:r w:rsidRPr="57F9B6B4" w:rsidR="079E2545">
        <w:rPr>
          <w:rFonts w:ascii="Aptos" w:hAnsi="Aptos" w:eastAsia="Aptos" w:cs="Aptos" w:asciiTheme="minorAscii" w:hAnsiTheme="minorAscii" w:eastAsiaTheme="minorAscii" w:cstheme="minorAscii"/>
        </w:rPr>
        <w:t xml:space="preserve"> a free use of the collect action</w:t>
      </w:r>
      <w:r w:rsidRPr="57F9B6B4" w:rsidR="1729204D">
        <w:rPr>
          <w:rFonts w:ascii="Aptos" w:hAnsi="Aptos" w:eastAsia="Aptos" w:cs="Aptos" w:asciiTheme="minorAscii" w:hAnsiTheme="minorAscii" w:eastAsiaTheme="minorAscii" w:cstheme="minorAscii"/>
        </w:rPr>
        <w:t>.</w:t>
      </w:r>
      <w:r w:rsidRPr="57F9B6B4" w:rsidR="47FF98F5">
        <w:rPr>
          <w:rFonts w:ascii="Aptos" w:hAnsi="Aptos" w:eastAsia="Aptos" w:cs="Aptos" w:asciiTheme="minorAscii" w:hAnsiTheme="minorAscii" w:eastAsiaTheme="minorAscii" w:cstheme="minorAscii"/>
        </w:rPr>
        <w:t xml:space="preserve"> </w:t>
      </w:r>
      <w:r w:rsidRPr="57F9B6B4" w:rsidR="47FF98F5">
        <w:rPr>
          <w:rFonts w:ascii="Aptos" w:hAnsi="Aptos" w:eastAsia="Aptos" w:cs="Aptos" w:asciiTheme="minorAscii" w:hAnsiTheme="minorAscii" w:eastAsiaTheme="minorAscii" w:cstheme="minorAscii"/>
          <w:b w:val="1"/>
          <w:bCs w:val="1"/>
        </w:rPr>
        <w:t xml:space="preserve">There is no turn order, </w:t>
      </w:r>
      <w:r w:rsidRPr="57F9B6B4" w:rsidR="47FF98F5">
        <w:rPr>
          <w:rFonts w:ascii="Aptos" w:hAnsi="Aptos" w:eastAsia="Aptos" w:cs="Aptos" w:asciiTheme="minorAscii" w:hAnsiTheme="minorAscii" w:eastAsiaTheme="minorAscii" w:cstheme="minorAscii"/>
        </w:rPr>
        <w:t xml:space="preserve">players may use their energy and collect at any </w:t>
      </w:r>
      <w:r w:rsidRPr="57F9B6B4" w:rsidR="5D7C94AD">
        <w:rPr>
          <w:rFonts w:ascii="Aptos" w:hAnsi="Aptos" w:eastAsia="Aptos" w:cs="Aptos" w:asciiTheme="minorAscii" w:hAnsiTheme="minorAscii" w:eastAsiaTheme="minorAscii" w:cstheme="minorAscii"/>
        </w:rPr>
        <w:t xml:space="preserve">time. A new round begins when the players </w:t>
      </w:r>
      <w:r w:rsidRPr="57F9B6B4" w:rsidR="57FB32B7">
        <w:rPr>
          <w:rFonts w:ascii="Aptos" w:hAnsi="Aptos" w:eastAsia="Aptos" w:cs="Aptos" w:asciiTheme="minorAscii" w:hAnsiTheme="minorAscii" w:eastAsiaTheme="minorAscii" w:cstheme="minorAscii"/>
        </w:rPr>
        <w:t>run out of ene</w:t>
      </w:r>
      <w:r w:rsidRPr="57F9B6B4" w:rsidR="57FB32B7">
        <w:rPr>
          <w:rFonts w:ascii="Aptos" w:hAnsi="Aptos" w:eastAsia="Aptos" w:cs="Aptos" w:asciiTheme="minorAscii" w:hAnsiTheme="minorAscii" w:eastAsiaTheme="minorAscii" w:cstheme="minorAscii"/>
        </w:rPr>
        <w:t>rgy</w:t>
      </w:r>
      <w:r w:rsidRPr="57F9B6B4" w:rsidR="7D1723FF">
        <w:rPr>
          <w:rFonts w:ascii="Aptos" w:hAnsi="Aptos" w:eastAsia="Aptos" w:cs="Aptos" w:asciiTheme="minorAscii" w:hAnsiTheme="minorAscii" w:eastAsiaTheme="minorAscii" w:cstheme="minorAscii"/>
        </w:rPr>
        <w:t xml:space="preserve"> or decide to</w:t>
      </w:r>
      <w:r w:rsidRPr="57F9B6B4" w:rsidR="57FB32B7">
        <w:rPr>
          <w:rFonts w:ascii="Aptos" w:hAnsi="Aptos" w:eastAsia="Aptos" w:cs="Aptos" w:asciiTheme="minorAscii" w:hAnsiTheme="minorAscii" w:eastAsiaTheme="minorAscii" w:cstheme="minorAscii"/>
        </w:rPr>
        <w:t>.</w:t>
      </w:r>
    </w:p>
    <w:p w:rsidR="6B1163C6" w:rsidP="57F9B6B4" w:rsidRDefault="6B1163C6" w14:paraId="310787CA" w14:textId="66CE5717">
      <w:pPr>
        <w:pStyle w:val="Normal"/>
        <w:spacing w:line="278" w:lineRule="auto"/>
        <w:jc w:val="center"/>
        <w:rPr>
          <w:rFonts w:ascii="Aptos" w:hAnsi="Aptos" w:eastAsia="Aptos" w:cs="Aptos" w:asciiTheme="minorAscii" w:hAnsiTheme="minorAscii" w:eastAsiaTheme="minorAscii" w:cstheme="minorAscii"/>
        </w:rPr>
      </w:pPr>
      <w:r w:rsidRPr="57F9B6B4" w:rsidR="6B1163C6">
        <w:rPr>
          <w:rFonts w:ascii="Aptos" w:hAnsi="Aptos" w:eastAsia="Aptos" w:cs="Aptos" w:asciiTheme="minorAscii" w:hAnsiTheme="minorAscii" w:eastAsiaTheme="minorAscii" w:cstheme="minorAscii"/>
        </w:rPr>
        <w:t xml:space="preserve">One player uses the </w:t>
      </w:r>
      <w:r w:rsidRPr="57F9B6B4" w:rsidR="6B1163C6">
        <w:rPr>
          <w:rFonts w:ascii="Aptos" w:hAnsi="Aptos" w:eastAsia="Aptos" w:cs="Aptos" w:asciiTheme="minorAscii" w:hAnsiTheme="minorAscii" w:eastAsiaTheme="minorAscii" w:cstheme="minorAscii"/>
          <w:b w:val="1"/>
          <w:bCs w:val="1"/>
        </w:rPr>
        <w:t xml:space="preserve">Cutter </w:t>
      </w:r>
      <w:r w:rsidRPr="57F9B6B4" w:rsidR="6B1163C6">
        <w:rPr>
          <w:rFonts w:ascii="Aptos" w:hAnsi="Aptos" w:eastAsia="Aptos" w:cs="Aptos" w:asciiTheme="minorAscii" w:hAnsiTheme="minorAscii" w:eastAsiaTheme="minorAscii" w:cstheme="minorAscii"/>
          <w:b w:val="0"/>
          <w:bCs w:val="0"/>
        </w:rPr>
        <w:t xml:space="preserve">card, and the other uses the </w:t>
      </w:r>
      <w:r w:rsidRPr="57F9B6B4" w:rsidR="6B1163C6">
        <w:rPr>
          <w:rFonts w:ascii="Aptos" w:hAnsi="Aptos" w:eastAsia="Aptos" w:cs="Aptos" w:asciiTheme="minorAscii" w:hAnsiTheme="minorAscii" w:eastAsiaTheme="minorAscii" w:cstheme="minorAscii"/>
          <w:b w:val="1"/>
          <w:bCs w:val="1"/>
        </w:rPr>
        <w:t>Weaver</w:t>
      </w:r>
      <w:r w:rsidRPr="57F9B6B4" w:rsidR="6B1163C6">
        <w:rPr>
          <w:rFonts w:ascii="Aptos" w:hAnsi="Aptos" w:eastAsia="Aptos" w:cs="Aptos" w:asciiTheme="minorAscii" w:hAnsiTheme="minorAscii" w:eastAsiaTheme="minorAscii" w:cstheme="minorAscii"/>
          <w:b w:val="0"/>
          <w:bCs w:val="0"/>
        </w:rPr>
        <w:t xml:space="preserve"> card:</w:t>
      </w:r>
    </w:p>
    <w:tbl>
      <w:tblPr>
        <w:tblStyle w:val="TableGrid"/>
        <w:tblW w:w="0" w:type="auto"/>
        <w:jc w:val="left"/>
        <w:tblBorders>
          <w:top w:val="none" w:color="FFFFFF" w:themeColor="background1" w:sz="12"/>
          <w:left w:val="none" w:color="FFFFFF" w:themeColor="background1" w:sz="12"/>
          <w:bottom w:val="none" w:color="FFFFFF" w:themeColor="background1" w:sz="12"/>
          <w:right w:val="none" w:color="FFFFFF" w:themeColor="background1" w:sz="12"/>
          <w:insideH w:val="none" w:color="FFFFFF" w:themeColor="background1" w:sz="12"/>
          <w:insideV w:val="none" w:color="FFFFFF" w:themeColor="background1" w:sz="12"/>
        </w:tblBorders>
        <w:tblLook w:val="06A0" w:firstRow="1" w:lastRow="0" w:firstColumn="1" w:lastColumn="0" w:noHBand="1" w:noVBand="1"/>
      </w:tblPr>
      <w:tblGrid>
        <w:gridCol w:w="4695"/>
        <w:gridCol w:w="4725"/>
      </w:tblGrid>
      <w:tr w:rsidR="57F9B6B4" w:rsidTr="57F9B6B4" w14:paraId="6CB01EDC">
        <w:trPr>
          <w:trHeight w:val="4264"/>
        </w:trPr>
        <w:tc>
          <w:tcPr>
            <w:tcW w:w="4695" w:type="dxa"/>
            <w:tcBorders>
              <w:bottom w:val="single" w:color="FFFFFF" w:themeColor="background1" w:sz="8"/>
              <w:right w:val="dashed" w:color="000000" w:themeColor="text1" w:sz="12"/>
            </w:tcBorders>
            <w:tcMar/>
          </w:tcPr>
          <w:p w:rsidR="57F9B6B4" w:rsidP="57F9B6B4" w:rsidRDefault="57F9B6B4" w14:paraId="0557B4C2" w14:textId="62EACCDD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</w:rPr>
            </w:pPr>
            <w:r w:rsidRPr="57F9B6B4" w:rsidR="57F9B6B4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</w:rPr>
              <w:t>Player 1: CUTTER</w:t>
            </w:r>
          </w:p>
          <w:p w:rsidR="57F9B6B4" w:rsidP="57F9B6B4" w:rsidRDefault="57F9B6B4" w14:paraId="1D35AC48" w14:textId="57B834DF">
            <w:pPr>
              <w:rPr>
                <w:rFonts w:ascii="Aptos" w:hAnsi="Aptos" w:eastAsia="Aptos" w:cs="Aptos" w:asciiTheme="minorAscii" w:hAnsiTheme="minorAscii" w:eastAsiaTheme="minorAscii" w:cstheme="minorAscii"/>
              </w:rPr>
            </w:pPr>
            <w:r w:rsidRPr="57F9B6B4" w:rsidR="57F9B6B4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</w:rPr>
              <w:t>Cut</w:t>
            </w:r>
            <w:r w:rsidRPr="57F9B6B4" w:rsidR="57F9B6B4">
              <w:rPr>
                <w:rFonts w:ascii="Aptos" w:hAnsi="Aptos" w:eastAsia="Aptos" w:cs="Aptos" w:asciiTheme="minorAscii" w:hAnsiTheme="minorAscii" w:eastAsiaTheme="minorAscii" w:cstheme="minorAscii"/>
              </w:rPr>
              <w:t xml:space="preserve">: </w:t>
            </w:r>
            <w:r w:rsidRPr="57F9B6B4" w:rsidR="57F9B6B4">
              <w:rPr>
                <w:rFonts w:ascii="Aptos" w:hAnsi="Aptos" w:eastAsia="Aptos" w:cs="Aptos" w:asciiTheme="minorAscii" w:hAnsiTheme="minorAscii" w:eastAsiaTheme="minorAscii" w:cstheme="minorAscii"/>
              </w:rPr>
              <w:t>Remove</w:t>
            </w:r>
            <w:r w:rsidRPr="57F9B6B4" w:rsidR="57F9B6B4">
              <w:rPr>
                <w:rFonts w:ascii="Aptos" w:hAnsi="Aptos" w:eastAsia="Aptos" w:cs="Aptos" w:asciiTheme="minorAscii" w:hAnsiTheme="minorAscii" w:eastAsiaTheme="minorAscii" w:cstheme="minorAscii"/>
              </w:rPr>
              <w:t xml:space="preserve"> common connector pieces</w:t>
            </w:r>
            <w:r w:rsidRPr="57F9B6B4" w:rsidR="57F9B6B4">
              <w:rPr>
                <w:rFonts w:ascii="Aptos" w:hAnsi="Aptos" w:eastAsia="Aptos" w:cs="Aptos" w:asciiTheme="minorAscii" w:hAnsiTheme="minorAscii" w:eastAsiaTheme="minorAscii" w:cstheme="minorAscii"/>
              </w:rPr>
              <w:t>.</w:t>
            </w:r>
            <w:r w:rsidRPr="57F9B6B4" w:rsidR="57F9B6B4">
              <w:rPr>
                <w:rFonts w:ascii="Aptos" w:hAnsi="Aptos" w:eastAsia="Aptos" w:cs="Aptos" w:asciiTheme="minorAscii" w:hAnsiTheme="minorAscii" w:eastAsiaTheme="minorAscii" w:cstheme="minorAscii"/>
              </w:rPr>
              <w:t xml:space="preserve"> Hazard connectors cannot be cut. </w:t>
            </w:r>
          </w:p>
          <w:p w:rsidR="63CA2D4E" w:rsidP="57F9B6B4" w:rsidRDefault="63CA2D4E" w14:paraId="19C6E7D8" w14:textId="6ADD0D19">
            <w:pPr>
              <w:pStyle w:val="Normal"/>
              <w:jc w:val="center"/>
            </w:pPr>
            <w:r w:rsidR="63CA2D4E">
              <w:drawing>
                <wp:inline wp14:editId="54FCBE38" wp14:anchorId="6C5D6C95">
                  <wp:extent cx="1433706" cy="827508"/>
                  <wp:effectExtent l="0" t="0" r="0" b="0"/>
                  <wp:docPr id="159542614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d52ba2de20f40e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3706" cy="827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57F9B6B4" w:rsidP="57F9B6B4" w:rsidRDefault="57F9B6B4" w14:paraId="50B0C0E2" w14:textId="65EAA1F9">
            <w:pPr>
              <w:rPr>
                <w:rFonts w:ascii="Aptos" w:hAnsi="Aptos" w:eastAsia="Aptos" w:cs="Aptos" w:asciiTheme="minorAscii" w:hAnsiTheme="minorAscii" w:eastAsiaTheme="minorAscii" w:cstheme="minorAscii"/>
              </w:rPr>
            </w:pPr>
            <w:r w:rsidRPr="57F9B6B4" w:rsidR="57F9B6B4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</w:rPr>
              <w:t>Tether</w:t>
            </w:r>
            <w:r w:rsidRPr="57F9B6B4" w:rsidR="57F9B6B4">
              <w:rPr>
                <w:rFonts w:ascii="Aptos" w:hAnsi="Aptos" w:eastAsia="Aptos" w:cs="Aptos" w:asciiTheme="minorAscii" w:hAnsiTheme="minorAscii" w:eastAsiaTheme="minorAscii" w:cstheme="minorAscii"/>
              </w:rPr>
              <w:t>: Create your own connector between two tiles</w:t>
            </w:r>
            <w:r w:rsidRPr="57F9B6B4" w:rsidR="634A8EBB">
              <w:rPr>
                <w:rFonts w:ascii="Aptos" w:hAnsi="Aptos" w:eastAsia="Aptos" w:cs="Aptos" w:asciiTheme="minorAscii" w:hAnsiTheme="minorAscii" w:eastAsiaTheme="minorAscii" w:cstheme="minorAscii"/>
              </w:rPr>
              <w:t>, regardless of distance</w:t>
            </w:r>
            <w:r w:rsidRPr="57F9B6B4" w:rsidR="57F9B6B4">
              <w:rPr>
                <w:rFonts w:ascii="Aptos" w:hAnsi="Aptos" w:eastAsia="Aptos" w:cs="Aptos" w:asciiTheme="minorAscii" w:hAnsiTheme="minorAscii" w:eastAsiaTheme="minorAscii" w:cstheme="minorAscii"/>
              </w:rPr>
              <w:t xml:space="preserve">. </w:t>
            </w:r>
            <w:r w:rsidRPr="57F9B6B4" w:rsidR="4C4C95F9">
              <w:rPr>
                <w:rFonts w:ascii="Aptos" w:hAnsi="Aptos" w:eastAsia="Aptos" w:cs="Aptos" w:asciiTheme="minorAscii" w:hAnsiTheme="minorAscii" w:eastAsiaTheme="minorAscii" w:cstheme="minorAscii"/>
              </w:rPr>
              <w:t xml:space="preserve">Can be </w:t>
            </w:r>
            <w:r w:rsidRPr="57F9B6B4" w:rsidR="17B214FE">
              <w:rPr>
                <w:rFonts w:ascii="Aptos" w:hAnsi="Aptos" w:eastAsia="Aptos" w:cs="Aptos" w:asciiTheme="minorAscii" w:hAnsiTheme="minorAscii" w:eastAsiaTheme="minorAscii" w:cstheme="minorAscii"/>
              </w:rPr>
              <w:t>H</w:t>
            </w:r>
            <w:r w:rsidRPr="57F9B6B4" w:rsidR="57F9B6B4">
              <w:rPr>
                <w:rFonts w:ascii="Aptos" w:hAnsi="Aptos" w:eastAsia="Aptos" w:cs="Aptos" w:asciiTheme="minorAscii" w:hAnsiTheme="minorAscii" w:eastAsiaTheme="minorAscii" w:cstheme="minorAscii"/>
              </w:rPr>
              <w:t xml:space="preserve">azard or </w:t>
            </w:r>
            <w:r w:rsidRPr="57F9B6B4" w:rsidR="731BDBCE">
              <w:rPr>
                <w:rFonts w:ascii="Aptos" w:hAnsi="Aptos" w:eastAsia="Aptos" w:cs="Aptos" w:asciiTheme="minorAscii" w:hAnsiTheme="minorAscii" w:eastAsiaTheme="minorAscii" w:cstheme="minorAscii"/>
              </w:rPr>
              <w:t>S</w:t>
            </w:r>
            <w:r w:rsidRPr="57F9B6B4" w:rsidR="57F9B6B4">
              <w:rPr>
                <w:rFonts w:ascii="Aptos" w:hAnsi="Aptos" w:eastAsia="Aptos" w:cs="Aptos" w:asciiTheme="minorAscii" w:hAnsiTheme="minorAscii" w:eastAsiaTheme="minorAscii" w:cstheme="minorAscii"/>
              </w:rPr>
              <w:t xml:space="preserve">tandard </w:t>
            </w:r>
            <w:r w:rsidRPr="57F9B6B4" w:rsidR="57F9B6B4">
              <w:rPr>
                <w:rFonts w:ascii="Aptos" w:hAnsi="Aptos" w:eastAsia="Aptos" w:cs="Aptos" w:asciiTheme="minorAscii" w:hAnsiTheme="minorAscii" w:eastAsiaTheme="minorAscii" w:cstheme="minorAscii"/>
              </w:rPr>
              <w:t>connecto</w:t>
            </w:r>
            <w:r w:rsidRPr="57F9B6B4" w:rsidR="2067179D">
              <w:rPr>
                <w:rFonts w:ascii="Aptos" w:hAnsi="Aptos" w:eastAsia="Aptos" w:cs="Aptos" w:asciiTheme="minorAscii" w:hAnsiTheme="minorAscii" w:eastAsiaTheme="minorAscii" w:cstheme="minorAscii"/>
              </w:rPr>
              <w:t>rs</w:t>
            </w:r>
            <w:r w:rsidRPr="57F9B6B4" w:rsidR="57F9B6B4">
              <w:rPr>
                <w:rFonts w:ascii="Aptos" w:hAnsi="Aptos" w:eastAsia="Aptos" w:cs="Aptos" w:asciiTheme="minorAscii" w:hAnsiTheme="minorAscii" w:eastAsiaTheme="minorAscii" w:cstheme="minorAscii"/>
              </w:rPr>
              <w:t>.</w:t>
            </w:r>
          </w:p>
          <w:p w:rsidR="02BA8741" w:rsidP="57F9B6B4" w:rsidRDefault="02BA8741" w14:paraId="3DC0BF6D" w14:textId="1D048E2C">
            <w:pPr>
              <w:pStyle w:val="Normal"/>
              <w:jc w:val="center"/>
            </w:pPr>
            <w:r w:rsidR="02BA8741">
              <w:drawing>
                <wp:inline wp14:editId="3DBF7599" wp14:anchorId="0A76309B">
                  <wp:extent cx="2652415" cy="848773"/>
                  <wp:effectExtent l="0" t="0" r="0" b="0"/>
                  <wp:docPr id="30733156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a74e367bc14497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2415" cy="8487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25" w:type="dxa"/>
            <w:tcBorders>
              <w:left w:val="dashed" w:color="000000" w:themeColor="text1" w:sz="12"/>
              <w:bottom w:val="single" w:color="FFFFFF" w:themeColor="background1" w:sz="8"/>
            </w:tcBorders>
            <w:tcMar/>
          </w:tcPr>
          <w:p w:rsidR="57F9B6B4" w:rsidP="57F9B6B4" w:rsidRDefault="57F9B6B4" w14:paraId="4E4DD10A" w14:textId="0E746D19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</w:rPr>
            </w:pPr>
            <w:r w:rsidRPr="57F9B6B4" w:rsidR="57F9B6B4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</w:rPr>
              <w:t>Player 2: WEAVER</w:t>
            </w:r>
          </w:p>
          <w:p w:rsidR="57F9B6B4" w:rsidP="57F9B6B4" w:rsidRDefault="57F9B6B4" w14:paraId="790BD185" w14:textId="354609F3">
            <w:pPr>
              <w:pStyle w:val="Normal"/>
              <w:jc w:val="left"/>
              <w:rPr>
                <w:rFonts w:ascii="Aptos" w:hAnsi="Aptos" w:eastAsia="Aptos" w:cs="Aptos" w:asciiTheme="minorAscii" w:hAnsiTheme="minorAscii" w:eastAsiaTheme="minorAscii" w:cstheme="minorAscii"/>
                <w:color w:val="333333"/>
              </w:rPr>
            </w:pPr>
            <w:r w:rsidRPr="57F9B6B4" w:rsidR="57F9B6B4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</w:rPr>
              <w:t>Rotate:</w:t>
            </w:r>
            <w:r w:rsidRPr="57F9B6B4" w:rsidR="57F9B6B4">
              <w:rPr>
                <w:rFonts w:ascii="Aptos" w:hAnsi="Aptos" w:eastAsia="Aptos" w:cs="Aptos" w:asciiTheme="minorAscii" w:hAnsiTheme="minorAscii" w:eastAsiaTheme="minorAscii" w:cstheme="minorAscii"/>
              </w:rPr>
              <w:t xml:space="preserve"> </w:t>
            </w:r>
            <w:r w:rsidRPr="57F9B6B4" w:rsidR="57F9B6B4">
              <w:rPr>
                <w:rFonts w:ascii="Aptos" w:hAnsi="Aptos" w:eastAsia="Aptos" w:cs="Aptos" w:asciiTheme="minorAscii" w:hAnsiTheme="minorAscii" w:eastAsiaTheme="minorAscii" w:cstheme="minorAscii"/>
              </w:rPr>
              <w:t>Spin the tile</w:t>
            </w:r>
            <w:r w:rsidRPr="57F9B6B4" w:rsidR="57F9B6B4">
              <w:rPr>
                <w:rFonts w:ascii="Aptos" w:hAnsi="Aptos" w:eastAsia="Aptos" w:cs="Aptos" w:asciiTheme="minorAscii" w:hAnsiTheme="minorAscii" w:eastAsiaTheme="minorAscii" w:cstheme="minorAscii"/>
                <w:color w:val="333333"/>
              </w:rPr>
              <w:t>. The connections that are attached to the tile move along with it.</w:t>
            </w:r>
          </w:p>
          <w:p w:rsidR="608FDC29" w:rsidP="57F9B6B4" w:rsidRDefault="608FDC29" w14:paraId="4BF665B2" w14:textId="7782A5A3">
            <w:pPr>
              <w:pStyle w:val="Normal"/>
              <w:jc w:val="center"/>
            </w:pPr>
            <w:r w:rsidR="608FDC29">
              <w:drawing>
                <wp:inline wp14:editId="71E97AA6" wp14:anchorId="6B436BBA">
                  <wp:extent cx="2857500" cy="800100"/>
                  <wp:effectExtent l="0" t="0" r="0" b="0"/>
                  <wp:docPr id="152034168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ae18a95033644c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57F9B6B4" w:rsidP="57F9B6B4" w:rsidRDefault="57F9B6B4" w14:paraId="49BBDF1C" w14:textId="0B309E77">
            <w:pPr>
              <w:rPr>
                <w:rFonts w:ascii="Aptos" w:hAnsi="Aptos" w:eastAsia="Aptos" w:cs="Aptos" w:asciiTheme="minorAscii" w:hAnsiTheme="minorAscii" w:eastAsiaTheme="minorAscii" w:cstheme="minorAscii"/>
              </w:rPr>
            </w:pPr>
            <w:r w:rsidRPr="57F9B6B4" w:rsidR="57F9B6B4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</w:rPr>
              <w:t>Move</w:t>
            </w:r>
            <w:r w:rsidRPr="57F9B6B4" w:rsidR="57F9B6B4">
              <w:rPr>
                <w:rFonts w:ascii="Aptos" w:hAnsi="Aptos" w:eastAsia="Aptos" w:cs="Aptos" w:asciiTheme="minorAscii" w:hAnsiTheme="minorAscii" w:eastAsiaTheme="minorAscii" w:cstheme="minorAscii"/>
              </w:rPr>
              <w:t>: Slide tiles around. If tiles have connectors, all connected tiles move together.</w:t>
            </w:r>
            <w:r w:rsidRPr="57F9B6B4" w:rsidR="59FEA2DA">
              <w:rPr>
                <w:rFonts w:ascii="Aptos" w:hAnsi="Aptos" w:eastAsia="Aptos" w:cs="Aptos" w:asciiTheme="minorAscii" w:hAnsiTheme="minorAscii" w:eastAsiaTheme="minorAscii" w:cstheme="minorAscii"/>
              </w:rPr>
              <w:t xml:space="preserve"> Cannot pass through tiles.</w:t>
            </w:r>
          </w:p>
          <w:p w:rsidR="05EF9BF8" w:rsidP="57F9B6B4" w:rsidRDefault="05EF9BF8" w14:paraId="0A28D24B" w14:textId="6A99C2D3">
            <w:pPr>
              <w:pStyle w:val="Normal"/>
              <w:jc w:val="center"/>
            </w:pPr>
            <w:r w:rsidR="05EF9BF8">
              <w:drawing>
                <wp:inline wp14:editId="58F0F1CA" wp14:anchorId="70B0E9E2">
                  <wp:extent cx="2052637" cy="799013"/>
                  <wp:effectExtent l="0" t="0" r="0" b="0"/>
                  <wp:docPr id="1756932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b382d037d194bc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2637" cy="799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57F9B6B4" w:rsidP="57F9B6B4" w:rsidRDefault="57F9B6B4" w14:paraId="30FF4C11" w14:textId="158FC880">
      <w:pPr>
        <w:pStyle w:val="Normal"/>
        <w:suppressLineNumbers w:val="0"/>
        <w:pBdr>
          <w:bottom w:val="single" w:color="000000" w:sz="6" w:space="1"/>
        </w:pBdr>
        <w:bidi w:val="0"/>
        <w:spacing w:before="0" w:beforeAutospacing="off" w:after="160" w:afterAutospacing="off" w:line="278" w:lineRule="auto"/>
        <w:ind w:left="0" w:right="0"/>
        <w:jc w:val="center"/>
        <w:rPr>
          <w:rFonts w:ascii="Aptos" w:hAnsi="Aptos" w:eastAsia="Aptos" w:cs="Aptos" w:asciiTheme="minorAscii" w:hAnsiTheme="minorAscii" w:eastAsiaTheme="minorAscii" w:cstheme="minorAscii"/>
          <w:b w:val="1"/>
          <w:bCs w:val="1"/>
        </w:rPr>
      </w:pPr>
    </w:p>
    <w:p w:rsidR="586288EA" w:rsidP="57F9B6B4" w:rsidRDefault="586288EA" w14:paraId="0EACFFE9" w14:textId="0AB42D25">
      <w:pPr>
        <w:pStyle w:val="Normal"/>
        <w:suppressLineNumbers w:val="0"/>
        <w:bidi w:val="0"/>
        <w:spacing w:before="0" w:beforeAutospacing="off" w:after="160" w:afterAutospacing="off" w:line="278" w:lineRule="auto"/>
        <w:ind w:left="0" w:right="0"/>
        <w:jc w:val="center"/>
        <w:rPr>
          <w:rFonts w:ascii="Aptos" w:hAnsi="Aptos" w:eastAsia="Aptos" w:cs="Aptos" w:asciiTheme="minorAscii" w:hAnsiTheme="minorAscii" w:eastAsiaTheme="minorAscii" w:cstheme="minorAscii"/>
          <w:b w:val="1"/>
          <w:bCs w:val="1"/>
        </w:rPr>
      </w:pPr>
      <w:r w:rsidRPr="57F9B6B4" w:rsidR="586288EA">
        <w:rPr>
          <w:rFonts w:ascii="Aptos" w:hAnsi="Aptos" w:eastAsia="Aptos" w:cs="Aptos" w:asciiTheme="minorAscii" w:hAnsiTheme="minorAscii" w:eastAsiaTheme="minorAscii" w:cstheme="minorAscii"/>
          <w:b w:val="1"/>
          <w:bCs w:val="1"/>
        </w:rPr>
        <w:t>C</w:t>
      </w:r>
      <w:r w:rsidRPr="57F9B6B4" w:rsidR="3B48CE67">
        <w:rPr>
          <w:rFonts w:ascii="Aptos" w:hAnsi="Aptos" w:eastAsia="Aptos" w:cs="Aptos" w:asciiTheme="minorAscii" w:hAnsiTheme="minorAscii" w:eastAsiaTheme="minorAscii" w:cstheme="minorAscii"/>
          <w:b w:val="1"/>
          <w:bCs w:val="1"/>
        </w:rPr>
        <w:t>OLLECT</w:t>
      </w:r>
      <w:r w:rsidRPr="57F9B6B4" w:rsidR="586288EA">
        <w:rPr>
          <w:rFonts w:ascii="Aptos" w:hAnsi="Aptos" w:eastAsia="Aptos" w:cs="Aptos" w:asciiTheme="minorAscii" w:hAnsiTheme="minorAscii" w:eastAsiaTheme="minorAscii" w:cstheme="minorAscii"/>
          <w:b w:val="1"/>
          <w:bCs w:val="1"/>
        </w:rPr>
        <w:t xml:space="preserve"> (any player):</w:t>
      </w:r>
    </w:p>
    <w:tbl>
      <w:tblPr>
        <w:tblStyle w:val="TableGrid"/>
        <w:tblW w:w="0" w:type="auto"/>
        <w:tblBorders>
          <w:top w:val="none" w:color="000000" w:themeColor="text1" w:sz="12"/>
          <w:left w:val="none" w:color="000000" w:themeColor="text1" w:sz="12"/>
          <w:bottom w:val="none" w:color="000000" w:themeColor="text1" w:sz="12"/>
          <w:right w:val="none" w:color="000000" w:themeColor="text1" w:sz="12"/>
          <w:insideH w:val="none" w:color="000000" w:themeColor="text1" w:sz="12"/>
          <w:insideV w:val="none" w:color="000000" w:themeColor="text1" w:sz="12"/>
        </w:tblBorders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57F9B6B4" w:rsidTr="57F9B6B4" w14:paraId="1EFA7838">
        <w:trPr>
          <w:trHeight w:val="300"/>
        </w:trPr>
        <w:tc>
          <w:tcPr>
            <w:tcW w:w="4680" w:type="dxa"/>
            <w:shd w:val="clear" w:color="auto" w:fill="FFFFFF" w:themeFill="background1"/>
            <w:tcMar/>
            <w:vAlign w:val="center"/>
          </w:tcPr>
          <w:p w:rsidR="4F707AF2" w:rsidP="57F9B6B4" w:rsidRDefault="4F707AF2" w14:paraId="0151174D" w14:textId="6E5CC5DB">
            <w:pPr>
              <w:spacing w:line="278" w:lineRule="auto"/>
              <w:jc w:val="center"/>
              <w:rPr>
                <w:rFonts w:ascii="Aptos" w:hAnsi="Aptos" w:eastAsia="Aptos" w:cs="Aptos" w:asciiTheme="minorAscii" w:hAnsiTheme="minorAscii" w:eastAsiaTheme="minorAscii" w:cstheme="minorAscii"/>
              </w:rPr>
            </w:pPr>
            <w:r w:rsidRPr="57F9B6B4" w:rsidR="4F707AF2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</w:rPr>
              <w:t>To win, you must collect all the tiles</w:t>
            </w:r>
            <w:r w:rsidRPr="57F9B6B4" w:rsidR="4F707AF2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</w:rPr>
              <w:t>.</w:t>
            </w:r>
            <w:r w:rsidRPr="57F9B6B4" w:rsidR="586288EA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</w:rPr>
              <w:t xml:space="preserve"> </w:t>
            </w:r>
            <w:r w:rsidRPr="57F9B6B4" w:rsidR="586288EA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</w:rPr>
              <w:t>Tiles</w:t>
            </w:r>
            <w:r w:rsidRPr="57F9B6B4" w:rsidR="586288EA">
              <w:rPr>
                <w:rFonts w:ascii="Aptos" w:hAnsi="Aptos" w:eastAsia="Aptos" w:cs="Aptos" w:asciiTheme="minorAscii" w:hAnsiTheme="minorAscii" w:eastAsiaTheme="minorAscii" w:cstheme="minorAscii"/>
                <w:b w:val="0"/>
                <w:bCs w:val="0"/>
              </w:rPr>
              <w:t xml:space="preserve"> must be collected by</w:t>
            </w:r>
            <w:r w:rsidRPr="57F9B6B4" w:rsidR="586288EA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</w:rPr>
              <w:t xml:space="preserve"> </w:t>
            </w:r>
            <w:r w:rsidRPr="57F9B6B4" w:rsidR="586288EA">
              <w:rPr>
                <w:rFonts w:ascii="Aptos" w:hAnsi="Aptos" w:eastAsia="Aptos" w:cs="Aptos" w:asciiTheme="minorAscii" w:hAnsiTheme="minorAscii" w:eastAsiaTheme="minorAscii" w:cstheme="minorAscii"/>
              </w:rPr>
              <w:t xml:space="preserve">sliding </w:t>
            </w:r>
            <w:r w:rsidRPr="57F9B6B4" w:rsidR="126A41C9"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</w:rPr>
              <w:t>matched</w:t>
            </w:r>
            <w:r w:rsidRPr="57F9B6B4" w:rsidR="586288EA">
              <w:rPr>
                <w:rFonts w:ascii="Aptos" w:hAnsi="Aptos" w:eastAsia="Aptos" w:cs="Aptos" w:asciiTheme="minorAscii" w:hAnsiTheme="minorAscii" w:eastAsiaTheme="minorAscii" w:cstheme="minorAscii"/>
              </w:rPr>
              <w:t xml:space="preserve"> </w:t>
            </w:r>
            <w:r w:rsidRPr="57F9B6B4" w:rsidR="586288EA">
              <w:rPr>
                <w:rFonts w:ascii="Aptos" w:hAnsi="Aptos" w:eastAsia="Aptos" w:cs="Aptos" w:asciiTheme="minorAscii" w:hAnsiTheme="minorAscii" w:eastAsiaTheme="minorAscii" w:cstheme="minorAscii"/>
              </w:rPr>
              <w:t xml:space="preserve">tiles off any side of the board. </w:t>
            </w:r>
          </w:p>
          <w:p w:rsidR="586288EA" w:rsidP="57F9B6B4" w:rsidRDefault="586288EA" w14:paraId="0B247118" w14:textId="6884CBE2">
            <w:pPr>
              <w:spacing w:line="278" w:lineRule="auto"/>
              <w:jc w:val="center"/>
              <w:rPr>
                <w:rFonts w:ascii="Aptos" w:hAnsi="Aptos" w:eastAsia="Aptos" w:cs="Aptos" w:asciiTheme="minorAscii" w:hAnsiTheme="minorAscii" w:eastAsiaTheme="minorAscii" w:cstheme="minorAscii"/>
              </w:rPr>
            </w:pPr>
            <w:r w:rsidRPr="57F9B6B4" w:rsidR="586288EA">
              <w:rPr>
                <w:rFonts w:ascii="Aptos" w:hAnsi="Aptos" w:eastAsia="Aptos" w:cs="Aptos" w:asciiTheme="minorAscii" w:hAnsiTheme="minorAscii" w:eastAsiaTheme="minorAscii" w:cstheme="minorAscii"/>
              </w:rPr>
              <w:t xml:space="preserve">Tiles may only be collected so long as all the tiles are of the same color, and do not </w:t>
            </w:r>
            <w:r w:rsidRPr="57F9B6B4" w:rsidR="1E26B507">
              <w:rPr>
                <w:rFonts w:ascii="Aptos" w:hAnsi="Aptos" w:eastAsia="Aptos" w:cs="Aptos" w:asciiTheme="minorAscii" w:hAnsiTheme="minorAscii" w:eastAsiaTheme="minorAscii" w:cstheme="minorAscii"/>
              </w:rPr>
              <w:t>block</w:t>
            </w:r>
            <w:r w:rsidRPr="57F9B6B4" w:rsidR="586288EA">
              <w:rPr>
                <w:rFonts w:ascii="Aptos" w:hAnsi="Aptos" w:eastAsia="Aptos" w:cs="Aptos" w:asciiTheme="minorAscii" w:hAnsiTheme="minorAscii" w:eastAsiaTheme="minorAscii" w:cstheme="minorAscii"/>
              </w:rPr>
              <w:t xml:space="preserve"> each other when sliding out.</w:t>
            </w:r>
          </w:p>
          <w:p w:rsidR="57F9B6B4" w:rsidP="57F9B6B4" w:rsidRDefault="57F9B6B4" w14:paraId="7E9B938B" w14:textId="550DBD8F">
            <w:pPr>
              <w:pStyle w:val="Normal"/>
              <w:jc w:val="center"/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</w:rPr>
            </w:pPr>
          </w:p>
        </w:tc>
        <w:tc>
          <w:tcPr>
            <w:tcW w:w="4680" w:type="dxa"/>
            <w:shd w:val="clear" w:color="auto" w:fill="FFFFFF" w:themeFill="background1"/>
            <w:tcMar/>
          </w:tcPr>
          <w:p w:rsidR="586288EA" w:rsidP="57F9B6B4" w:rsidRDefault="586288EA" w14:paraId="1365C77F" w14:textId="5A38C622">
            <w:pPr>
              <w:pStyle w:val="Normal"/>
              <w:rPr>
                <w:rFonts w:ascii="Aptos" w:hAnsi="Aptos" w:eastAsia="Aptos" w:cs="Aptos" w:asciiTheme="minorAscii" w:hAnsiTheme="minorAscii" w:eastAsiaTheme="minorAscii" w:cstheme="minorAscii"/>
                <w:b w:val="1"/>
                <w:bCs w:val="1"/>
              </w:rPr>
            </w:pPr>
            <w:r w:rsidR="586288EA">
              <w:drawing>
                <wp:inline wp14:editId="71B1B859" wp14:anchorId="091ECF6A">
                  <wp:extent cx="2581544" cy="1410748"/>
                  <wp:effectExtent l="0" t="0" r="0" b="0"/>
                  <wp:docPr id="82683273" name="Picture 667732549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667732549"/>
                          <pic:cNvPicPr/>
                        </pic:nvPicPr>
                        <pic:blipFill>
                          <a:blip r:embed="Ra3b700a8489b4d27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2581544" cy="1410748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7951AE5E" w:rsidP="57F9B6B4" w:rsidRDefault="7951AE5E" w14:paraId="79EB0177" w14:textId="4C95E38B">
      <w:pPr>
        <w:pStyle w:val="Normal"/>
        <w:pBdr>
          <w:bottom w:val="single" w:color="000000" w:sz="6" w:space="1"/>
        </w:pBdr>
        <w:spacing w:line="278" w:lineRule="auto"/>
        <w:jc w:val="center"/>
        <w:rPr>
          <w:rFonts w:ascii="Aptos" w:hAnsi="Aptos" w:eastAsia="Aptos" w:cs="Aptos" w:asciiTheme="minorAscii" w:hAnsiTheme="minorAscii" w:eastAsiaTheme="minorAscii" w:cstheme="minorAscii"/>
          <w:b w:val="1"/>
          <w:bCs w:val="1"/>
        </w:rPr>
      </w:pPr>
    </w:p>
    <w:p w:rsidR="7951AE5E" w:rsidP="57F9B6B4" w:rsidRDefault="7951AE5E" w14:paraId="7C268AA5" w14:textId="457BF5CD">
      <w:pPr>
        <w:pStyle w:val="Normal"/>
        <w:spacing w:line="278" w:lineRule="auto"/>
        <w:jc w:val="left"/>
        <w:rPr>
          <w:rFonts w:ascii="Aptos" w:hAnsi="Aptos" w:eastAsia="Aptos" w:cs="Aptos" w:asciiTheme="minorAscii" w:hAnsiTheme="minorAscii" w:eastAsiaTheme="minorAscii" w:cstheme="minorAscii"/>
        </w:rPr>
      </w:pPr>
      <w:r w:rsidRPr="57F9B6B4" w:rsidR="7951AE5E">
        <w:rPr>
          <w:rFonts w:ascii="Aptos" w:hAnsi="Aptos" w:eastAsia="Aptos" w:cs="Aptos" w:asciiTheme="minorAscii" w:hAnsiTheme="minorAscii" w:eastAsiaTheme="minorAscii" w:cstheme="minorAscii"/>
          <w:b w:val="1"/>
          <w:bCs w:val="1"/>
        </w:rPr>
        <w:t>Hazard</w:t>
      </w:r>
      <w:r w:rsidRPr="57F9B6B4" w:rsidR="11C26F8A">
        <w:rPr>
          <w:rFonts w:ascii="Aptos" w:hAnsi="Aptos" w:eastAsia="Aptos" w:cs="Aptos" w:asciiTheme="minorAscii" w:hAnsiTheme="minorAscii" w:eastAsiaTheme="minorAscii" w:cstheme="minorAscii"/>
          <w:b w:val="1"/>
          <w:bCs w:val="1"/>
        </w:rPr>
        <w:t xml:space="preserve"> Connector</w:t>
      </w:r>
      <w:r w:rsidRPr="57F9B6B4" w:rsidR="7951AE5E">
        <w:rPr>
          <w:rFonts w:ascii="Aptos" w:hAnsi="Aptos" w:eastAsia="Aptos" w:cs="Aptos" w:asciiTheme="minorAscii" w:hAnsiTheme="minorAscii" w:eastAsiaTheme="minorAscii" w:cstheme="minorAscii"/>
          <w:b w:val="1"/>
          <w:bCs w:val="1"/>
        </w:rPr>
        <w:t xml:space="preserve"> Rules</w:t>
      </w:r>
      <w:r w:rsidRPr="57F9B6B4" w:rsidR="63340B62">
        <w:rPr>
          <w:rFonts w:ascii="Aptos" w:hAnsi="Aptos" w:eastAsia="Aptos" w:cs="Aptos" w:asciiTheme="minorAscii" w:hAnsiTheme="minorAscii" w:eastAsiaTheme="minorAscii" w:cstheme="minorAscii"/>
          <w:b w:val="1"/>
          <w:bCs w:val="1"/>
        </w:rPr>
        <w:t xml:space="preserve"> -</w:t>
      </w:r>
      <w:r w:rsidRPr="57F9B6B4" w:rsidR="1444C575">
        <w:rPr>
          <w:rFonts w:ascii="Aptos" w:hAnsi="Aptos" w:eastAsia="Aptos" w:cs="Aptos" w:asciiTheme="minorAscii" w:hAnsiTheme="minorAscii" w:eastAsiaTheme="minorAscii" w:cstheme="minorAscii"/>
          <w:b w:val="1"/>
          <w:bCs w:val="1"/>
        </w:rPr>
        <w:t xml:space="preserve"> </w:t>
      </w:r>
      <w:r w:rsidRPr="57F9B6B4" w:rsidR="67FBC22C">
        <w:rPr>
          <w:rFonts w:ascii="Aptos" w:hAnsi="Aptos" w:eastAsia="Aptos" w:cs="Aptos" w:asciiTheme="minorAscii" w:hAnsiTheme="minorAscii" w:eastAsiaTheme="minorAscii" w:cstheme="minorAscii"/>
        </w:rPr>
        <w:t xml:space="preserve">Hazard connectors </w:t>
      </w:r>
      <w:r w:rsidRPr="57F9B6B4" w:rsidR="67FBC22C">
        <w:rPr>
          <w:rFonts w:ascii="Aptos" w:hAnsi="Aptos" w:eastAsia="Aptos" w:cs="Aptos" w:asciiTheme="minorAscii" w:hAnsiTheme="minorAscii" w:eastAsiaTheme="minorAscii" w:cstheme="minorAscii"/>
          <w:b w:val="1"/>
          <w:bCs w:val="1"/>
          <w:rPrChange w:author="Ben Hicken" w:date="2024-10-31T21:26:06.143Z" w:id="802323659">
            <w:rPr>
              <w:rFonts w:ascii="Aptos" w:hAnsi="Aptos" w:eastAsia="Aptos" w:cs="Aptos" w:asciiTheme="minorAscii" w:hAnsiTheme="minorAscii" w:eastAsiaTheme="minorAscii" w:cstheme="minorAscii"/>
            </w:rPr>
          </w:rPrChange>
        </w:rPr>
        <w:t>canno</w:t>
      </w:r>
      <w:r w:rsidRPr="57F9B6B4" w:rsidR="452D250A">
        <w:rPr>
          <w:rFonts w:ascii="Aptos" w:hAnsi="Aptos" w:eastAsia="Aptos" w:cs="Aptos" w:asciiTheme="minorAscii" w:hAnsiTheme="minorAscii" w:eastAsiaTheme="minorAscii" w:cstheme="minorAscii"/>
          <w:b w:val="1"/>
          <w:bCs w:val="1"/>
        </w:rPr>
        <w:t>t</w:t>
      </w:r>
      <w:r w:rsidRPr="57F9B6B4" w:rsidR="67FBC22C">
        <w:rPr>
          <w:rFonts w:ascii="Aptos" w:hAnsi="Aptos" w:eastAsia="Aptos" w:cs="Aptos" w:asciiTheme="minorAscii" w:hAnsiTheme="minorAscii" w:eastAsiaTheme="minorAscii" w:cstheme="minorAscii"/>
        </w:rPr>
        <w:t xml:space="preserve"> be cut</w:t>
      </w:r>
      <w:r w:rsidRPr="57F9B6B4" w:rsidR="3C543DB2">
        <w:rPr>
          <w:rFonts w:ascii="Aptos" w:hAnsi="Aptos" w:eastAsia="Aptos" w:cs="Aptos" w:asciiTheme="minorAscii" w:hAnsiTheme="minorAscii" w:eastAsiaTheme="minorAscii" w:cstheme="minorAscii"/>
        </w:rPr>
        <w:t>.</w:t>
      </w:r>
    </w:p>
    <w:p w:rsidR="7951AE5E" w:rsidP="57F9B6B4" w:rsidRDefault="7951AE5E" w14:paraId="3C5C5679" w14:textId="60DE8654">
      <w:pPr>
        <w:spacing w:line="278" w:lineRule="auto"/>
        <w:jc w:val="left"/>
        <w:rPr>
          <w:rFonts w:ascii="Aptos" w:hAnsi="Aptos" w:eastAsia="Aptos" w:cs="Aptos" w:asciiTheme="minorAscii" w:hAnsiTheme="minorAscii" w:eastAsiaTheme="minorAscii" w:cstheme="minorAscii"/>
        </w:rPr>
      </w:pPr>
      <w:r w:rsidRPr="57F9B6B4" w:rsidR="7951AE5E">
        <w:rPr>
          <w:rFonts w:ascii="Aptos" w:hAnsi="Aptos" w:eastAsia="Aptos" w:cs="Aptos" w:asciiTheme="minorAscii" w:hAnsiTheme="minorAscii" w:eastAsiaTheme="minorAscii" w:cstheme="minorAscii"/>
          <w:b w:val="1"/>
          <w:bCs w:val="1"/>
        </w:rPr>
        <w:t>‘Short-circuit!'</w:t>
      </w:r>
      <w:r w:rsidRPr="57F9B6B4" w:rsidR="7951AE5E">
        <w:rPr>
          <w:rFonts w:ascii="Aptos" w:hAnsi="Aptos" w:eastAsia="Aptos" w:cs="Aptos" w:asciiTheme="minorAscii" w:hAnsiTheme="minorAscii" w:eastAsiaTheme="minorAscii" w:cstheme="minorAscii"/>
        </w:rPr>
        <w:t xml:space="preserve"> - If any tile has 4 hazard connections </w:t>
      </w:r>
      <w:r w:rsidRPr="57F9B6B4" w:rsidR="2F535F5D">
        <w:rPr>
          <w:rFonts w:ascii="Aptos" w:hAnsi="Aptos" w:eastAsia="Aptos" w:cs="Aptos" w:asciiTheme="minorAscii" w:hAnsiTheme="minorAscii" w:eastAsiaTheme="minorAscii" w:cstheme="minorAscii"/>
        </w:rPr>
        <w:t>on itself</w:t>
      </w:r>
      <w:r w:rsidRPr="57F9B6B4" w:rsidR="7951AE5E">
        <w:rPr>
          <w:rFonts w:ascii="Aptos" w:hAnsi="Aptos" w:eastAsia="Aptos" w:cs="Aptos" w:asciiTheme="minorAscii" w:hAnsiTheme="minorAscii" w:eastAsiaTheme="minorAscii" w:cstheme="minorAscii"/>
        </w:rPr>
        <w:t>, the tile “short circuits” and players remove all the hazard connections on that single tile. This can occur both during setup phase, and while using tools.</w:t>
      </w:r>
    </w:p>
    <w:sectPr w:rsidR="7951AE5E">
      <w:headerReference w:type="default" r:id="rId13"/>
      <w:footerReference w:type="default" r:id="rId14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B26C37" w:rsidRDefault="00B26C37" w14:paraId="67440C60" w14:textId="77777777">
      <w:pPr>
        <w:spacing w:after="0" w:line="240" w:lineRule="auto"/>
      </w:pPr>
      <w:r>
        <w:separator/>
      </w:r>
    </w:p>
  </w:endnote>
  <w:endnote w:type="continuationSeparator" w:id="0">
    <w:p w:rsidR="00B26C37" w:rsidRDefault="00B26C37" w14:paraId="4923BDC4" w14:textId="77777777">
      <w:pPr>
        <w:spacing w:after="0" w:line="240" w:lineRule="auto"/>
      </w:pPr>
      <w:r>
        <w:continuationSeparator/>
      </w:r>
    </w:p>
  </w:endnote>
  <w:endnote w:type="continuationNotice" w:id="1">
    <w:p w:rsidR="001366D3" w:rsidRDefault="001366D3" w14:paraId="1153C795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Calibri"/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92C73CD" w:rsidTr="092C73CD" w14:paraId="67C30638" w14:textId="77777777">
      <w:trPr>
        <w:trHeight w:val="300"/>
      </w:trPr>
      <w:tc>
        <w:tcPr>
          <w:tcW w:w="3120" w:type="dxa"/>
        </w:tcPr>
        <w:p w:rsidR="092C73CD" w:rsidP="092C73CD" w:rsidRDefault="092C73CD" w14:paraId="77331FD4" w14:textId="685BA2F1">
          <w:pPr>
            <w:pStyle w:val="Header"/>
            <w:ind w:left="-115"/>
          </w:pPr>
        </w:p>
      </w:tc>
      <w:tc>
        <w:tcPr>
          <w:tcW w:w="3120" w:type="dxa"/>
        </w:tcPr>
        <w:p w:rsidR="092C73CD" w:rsidP="092C73CD" w:rsidRDefault="092C73CD" w14:paraId="0BC81D5A" w14:textId="7D3AAF73">
          <w:pPr>
            <w:pStyle w:val="Header"/>
            <w:jc w:val="center"/>
          </w:pPr>
        </w:p>
      </w:tc>
      <w:tc>
        <w:tcPr>
          <w:tcW w:w="3120" w:type="dxa"/>
        </w:tcPr>
        <w:p w:rsidR="092C73CD" w:rsidP="092C73CD" w:rsidRDefault="092C73CD" w14:paraId="516C517F" w14:textId="0608B68A">
          <w:pPr>
            <w:pStyle w:val="Header"/>
            <w:ind w:right="-115"/>
            <w:jc w:val="right"/>
          </w:pPr>
        </w:p>
      </w:tc>
    </w:tr>
  </w:tbl>
  <w:p w:rsidR="092C73CD" w:rsidP="092C73CD" w:rsidRDefault="092C73CD" w14:paraId="2B5E35C1" w14:textId="4F6F035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B26C37" w:rsidRDefault="00B26C37" w14:paraId="34F5C614" w14:textId="77777777">
      <w:pPr>
        <w:spacing w:after="0" w:line="240" w:lineRule="auto"/>
      </w:pPr>
      <w:r>
        <w:separator/>
      </w:r>
    </w:p>
  </w:footnote>
  <w:footnote w:type="continuationSeparator" w:id="0">
    <w:p w:rsidR="00B26C37" w:rsidRDefault="00B26C37" w14:paraId="08A89118" w14:textId="77777777">
      <w:pPr>
        <w:spacing w:after="0" w:line="240" w:lineRule="auto"/>
      </w:pPr>
      <w:r>
        <w:continuationSeparator/>
      </w:r>
    </w:p>
  </w:footnote>
  <w:footnote w:type="continuationNotice" w:id="1">
    <w:p w:rsidR="001366D3" w:rsidRDefault="001366D3" w14:paraId="4810D775" w14:textId="77777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92C73CD" w:rsidP="092C73CD" w:rsidRDefault="092C73CD" w14:paraId="2FD37A8B" w14:textId="06ED7E58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QvfSqID/zYdv34" int2:id="NTOd7msC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DD741E"/>
    <w:multiLevelType w:val="hybridMultilevel"/>
    <w:tmpl w:val="FFFFFFFF"/>
    <w:lvl w:ilvl="0" w:tplc="9EB4D058">
      <w:start w:val="1"/>
      <w:numFmt w:val="decimal"/>
      <w:lvlText w:val="%1."/>
      <w:lvlJc w:val="left"/>
      <w:pPr>
        <w:ind w:left="720" w:hanging="360"/>
      </w:pPr>
    </w:lvl>
    <w:lvl w:ilvl="1" w:tplc="697ADA92">
      <w:start w:val="1"/>
      <w:numFmt w:val="lowerLetter"/>
      <w:lvlText w:val="%2."/>
      <w:lvlJc w:val="left"/>
      <w:pPr>
        <w:ind w:left="1440" w:hanging="360"/>
      </w:pPr>
    </w:lvl>
    <w:lvl w:ilvl="2" w:tplc="CD0A8C4E">
      <w:start w:val="1"/>
      <w:numFmt w:val="lowerRoman"/>
      <w:lvlText w:val="%3."/>
      <w:lvlJc w:val="right"/>
      <w:pPr>
        <w:ind w:left="2160" w:hanging="180"/>
      </w:pPr>
    </w:lvl>
    <w:lvl w:ilvl="3" w:tplc="1166D976">
      <w:start w:val="1"/>
      <w:numFmt w:val="decimal"/>
      <w:lvlText w:val="%4."/>
      <w:lvlJc w:val="left"/>
      <w:pPr>
        <w:ind w:left="2880" w:hanging="360"/>
      </w:pPr>
    </w:lvl>
    <w:lvl w:ilvl="4" w:tplc="337C7ED4">
      <w:start w:val="1"/>
      <w:numFmt w:val="lowerLetter"/>
      <w:lvlText w:val="%5."/>
      <w:lvlJc w:val="left"/>
      <w:pPr>
        <w:ind w:left="3600" w:hanging="360"/>
      </w:pPr>
    </w:lvl>
    <w:lvl w:ilvl="5" w:tplc="02723960">
      <w:start w:val="1"/>
      <w:numFmt w:val="lowerRoman"/>
      <w:lvlText w:val="%6."/>
      <w:lvlJc w:val="right"/>
      <w:pPr>
        <w:ind w:left="4320" w:hanging="180"/>
      </w:pPr>
    </w:lvl>
    <w:lvl w:ilvl="6" w:tplc="8B387F56">
      <w:start w:val="1"/>
      <w:numFmt w:val="decimal"/>
      <w:lvlText w:val="%7."/>
      <w:lvlJc w:val="left"/>
      <w:pPr>
        <w:ind w:left="5040" w:hanging="360"/>
      </w:pPr>
    </w:lvl>
    <w:lvl w:ilvl="7" w:tplc="959643AA">
      <w:start w:val="1"/>
      <w:numFmt w:val="lowerLetter"/>
      <w:lvlText w:val="%8."/>
      <w:lvlJc w:val="left"/>
      <w:pPr>
        <w:ind w:left="5760" w:hanging="360"/>
      </w:pPr>
    </w:lvl>
    <w:lvl w:ilvl="8" w:tplc="5D5614F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4C7E97"/>
    <w:multiLevelType w:val="hybridMultilevel"/>
    <w:tmpl w:val="559CD54C"/>
    <w:lvl w:ilvl="0" w:tplc="76F408B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32808C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A52C4F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586E85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F70F7C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4FC5C6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696012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DB616F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3C2EEC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287188A3"/>
    <w:multiLevelType w:val="hybridMultilevel"/>
    <w:tmpl w:val="31284A80"/>
    <w:lvl w:ilvl="0" w:tplc="9300CFCC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585C16E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49415D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3E204B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434616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23458F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AF0690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672D74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006BAF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2B2CE289"/>
    <w:multiLevelType w:val="hybridMultilevel"/>
    <w:tmpl w:val="63843DC0"/>
    <w:lvl w:ilvl="0" w:tplc="3FE499B4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1BD625D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0F49BC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B84587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C7AFEC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5D4765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360B74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B161D7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2905FA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3F84F88E"/>
    <w:multiLevelType w:val="hybridMultilevel"/>
    <w:tmpl w:val="65668018"/>
    <w:lvl w:ilvl="0" w:tplc="A010EDDC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CC6CE6E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86ED38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83A82E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7F4D06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B741F3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E4294A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6BF8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E48E25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55F9E647"/>
    <w:multiLevelType w:val="hybridMultilevel"/>
    <w:tmpl w:val="426A30BA"/>
    <w:lvl w:ilvl="0" w:tplc="AEEC313E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76643A6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ECE2A6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F447AF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B06525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0DC44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3CAECB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264BB6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D02FA3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7CA8ACE0"/>
    <w:multiLevelType w:val="hybridMultilevel"/>
    <w:tmpl w:val="A0206DF2"/>
    <w:lvl w:ilvl="0" w:tplc="51E2B22A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8F3EEAC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7024EA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934E4C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7709F3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E14D1F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1903A4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92EC90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C92677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1702441314">
    <w:abstractNumId w:val="1"/>
  </w:num>
  <w:num w:numId="2" w16cid:durableId="1708993494">
    <w:abstractNumId w:val="0"/>
  </w:num>
  <w:num w:numId="3" w16cid:durableId="1792505313">
    <w:abstractNumId w:val="6"/>
  </w:num>
  <w:num w:numId="4" w16cid:durableId="1120107137">
    <w:abstractNumId w:val="2"/>
  </w:num>
  <w:num w:numId="5" w16cid:durableId="1386684579">
    <w:abstractNumId w:val="5"/>
  </w:num>
  <w:num w:numId="6" w16cid:durableId="1663778267">
    <w:abstractNumId w:val="4"/>
  </w:num>
  <w:num w:numId="7" w16cid:durableId="106938243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trackRevisions w:val="false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81D5506"/>
    <w:rsid w:val="00003443"/>
    <w:rsid w:val="00013E5F"/>
    <w:rsid w:val="000200D2"/>
    <w:rsid w:val="00020B65"/>
    <w:rsid w:val="000212C5"/>
    <w:rsid w:val="00022887"/>
    <w:rsid w:val="000276C1"/>
    <w:rsid w:val="00030674"/>
    <w:rsid w:val="00033C8B"/>
    <w:rsid w:val="00037DA1"/>
    <w:rsid w:val="00043FD6"/>
    <w:rsid w:val="00050B0D"/>
    <w:rsid w:val="000536A1"/>
    <w:rsid w:val="00056F33"/>
    <w:rsid w:val="00061633"/>
    <w:rsid w:val="0006591D"/>
    <w:rsid w:val="0008638B"/>
    <w:rsid w:val="000933CD"/>
    <w:rsid w:val="00093F15"/>
    <w:rsid w:val="000A5152"/>
    <w:rsid w:val="000A6DD6"/>
    <w:rsid w:val="000B5657"/>
    <w:rsid w:val="000B5919"/>
    <w:rsid w:val="000B6F9C"/>
    <w:rsid w:val="000C06EB"/>
    <w:rsid w:val="000C146D"/>
    <w:rsid w:val="000D1841"/>
    <w:rsid w:val="000D236E"/>
    <w:rsid w:val="000D2E5D"/>
    <w:rsid w:val="000E6512"/>
    <w:rsid w:val="000E7273"/>
    <w:rsid w:val="000F6721"/>
    <w:rsid w:val="001062EC"/>
    <w:rsid w:val="0010632B"/>
    <w:rsid w:val="00107C12"/>
    <w:rsid w:val="0011081F"/>
    <w:rsid w:val="00110D73"/>
    <w:rsid w:val="00114F6C"/>
    <w:rsid w:val="00124215"/>
    <w:rsid w:val="0012741E"/>
    <w:rsid w:val="001306FA"/>
    <w:rsid w:val="001366D3"/>
    <w:rsid w:val="00140ACA"/>
    <w:rsid w:val="00145F8D"/>
    <w:rsid w:val="0014791A"/>
    <w:rsid w:val="0015033F"/>
    <w:rsid w:val="00155EA7"/>
    <w:rsid w:val="00165CD7"/>
    <w:rsid w:val="0017285B"/>
    <w:rsid w:val="00177CD2"/>
    <w:rsid w:val="00184D69"/>
    <w:rsid w:val="00186383"/>
    <w:rsid w:val="00190B58"/>
    <w:rsid w:val="001A0457"/>
    <w:rsid w:val="001A2F58"/>
    <w:rsid w:val="001A5050"/>
    <w:rsid w:val="001B2E9F"/>
    <w:rsid w:val="001D439C"/>
    <w:rsid w:val="001D4DFA"/>
    <w:rsid w:val="001D6732"/>
    <w:rsid w:val="001E5D98"/>
    <w:rsid w:val="001F005D"/>
    <w:rsid w:val="001F25EF"/>
    <w:rsid w:val="001F6A04"/>
    <w:rsid w:val="001F7A39"/>
    <w:rsid w:val="002020A9"/>
    <w:rsid w:val="00202C31"/>
    <w:rsid w:val="00203FD1"/>
    <w:rsid w:val="0021607F"/>
    <w:rsid w:val="002255C2"/>
    <w:rsid w:val="00226B74"/>
    <w:rsid w:val="002272CD"/>
    <w:rsid w:val="00232B7F"/>
    <w:rsid w:val="0023525B"/>
    <w:rsid w:val="00237C40"/>
    <w:rsid w:val="002463E2"/>
    <w:rsid w:val="00251368"/>
    <w:rsid w:val="0025207E"/>
    <w:rsid w:val="00254BEA"/>
    <w:rsid w:val="00257AF8"/>
    <w:rsid w:val="0026055C"/>
    <w:rsid w:val="0026523A"/>
    <w:rsid w:val="002671D2"/>
    <w:rsid w:val="002736B7"/>
    <w:rsid w:val="00282004"/>
    <w:rsid w:val="002A4335"/>
    <w:rsid w:val="002B212A"/>
    <w:rsid w:val="002B29B3"/>
    <w:rsid w:val="002B639D"/>
    <w:rsid w:val="002B7A67"/>
    <w:rsid w:val="002C0EC9"/>
    <w:rsid w:val="002D03B1"/>
    <w:rsid w:val="002D0F4B"/>
    <w:rsid w:val="002D453D"/>
    <w:rsid w:val="002D46AA"/>
    <w:rsid w:val="002D4C35"/>
    <w:rsid w:val="002E3404"/>
    <w:rsid w:val="002F2B37"/>
    <w:rsid w:val="002F3020"/>
    <w:rsid w:val="002F7895"/>
    <w:rsid w:val="003143CF"/>
    <w:rsid w:val="0031447E"/>
    <w:rsid w:val="00321110"/>
    <w:rsid w:val="003245F9"/>
    <w:rsid w:val="0032565B"/>
    <w:rsid w:val="003339DB"/>
    <w:rsid w:val="00333AC9"/>
    <w:rsid w:val="0033478D"/>
    <w:rsid w:val="003470A3"/>
    <w:rsid w:val="003723C6"/>
    <w:rsid w:val="00373742"/>
    <w:rsid w:val="00376294"/>
    <w:rsid w:val="003802BD"/>
    <w:rsid w:val="00382803"/>
    <w:rsid w:val="00383C7E"/>
    <w:rsid w:val="00385AB8"/>
    <w:rsid w:val="00386447"/>
    <w:rsid w:val="003869E2"/>
    <w:rsid w:val="00390EF5"/>
    <w:rsid w:val="003912EB"/>
    <w:rsid w:val="00396D41"/>
    <w:rsid w:val="0039936D"/>
    <w:rsid w:val="003A1265"/>
    <w:rsid w:val="003A55D0"/>
    <w:rsid w:val="003B116D"/>
    <w:rsid w:val="003B59CA"/>
    <w:rsid w:val="003C2C3F"/>
    <w:rsid w:val="003C4B84"/>
    <w:rsid w:val="003C532F"/>
    <w:rsid w:val="003C55A9"/>
    <w:rsid w:val="003C5EE9"/>
    <w:rsid w:val="003E1B51"/>
    <w:rsid w:val="003E39DF"/>
    <w:rsid w:val="003E785D"/>
    <w:rsid w:val="003F3616"/>
    <w:rsid w:val="003F3640"/>
    <w:rsid w:val="003F4847"/>
    <w:rsid w:val="003F79C3"/>
    <w:rsid w:val="00401009"/>
    <w:rsid w:val="00412E35"/>
    <w:rsid w:val="00416CDC"/>
    <w:rsid w:val="004361A0"/>
    <w:rsid w:val="0044146D"/>
    <w:rsid w:val="00473024"/>
    <w:rsid w:val="00474B1F"/>
    <w:rsid w:val="00474D3E"/>
    <w:rsid w:val="0047770E"/>
    <w:rsid w:val="00487E65"/>
    <w:rsid w:val="004911A6"/>
    <w:rsid w:val="0049378B"/>
    <w:rsid w:val="004A1145"/>
    <w:rsid w:val="004A1393"/>
    <w:rsid w:val="004A683D"/>
    <w:rsid w:val="004A68CC"/>
    <w:rsid w:val="004B4A2F"/>
    <w:rsid w:val="004D3D64"/>
    <w:rsid w:val="004D7E58"/>
    <w:rsid w:val="004E3675"/>
    <w:rsid w:val="004E6260"/>
    <w:rsid w:val="004FC8D2"/>
    <w:rsid w:val="00502677"/>
    <w:rsid w:val="00504C48"/>
    <w:rsid w:val="00511C83"/>
    <w:rsid w:val="0051391F"/>
    <w:rsid w:val="0051711B"/>
    <w:rsid w:val="00517B2D"/>
    <w:rsid w:val="00527ED0"/>
    <w:rsid w:val="00536822"/>
    <w:rsid w:val="00542CC9"/>
    <w:rsid w:val="00543F9C"/>
    <w:rsid w:val="005565AA"/>
    <w:rsid w:val="005574EE"/>
    <w:rsid w:val="00563368"/>
    <w:rsid w:val="005639ED"/>
    <w:rsid w:val="00566D68"/>
    <w:rsid w:val="005674AC"/>
    <w:rsid w:val="00573EC0"/>
    <w:rsid w:val="0058676B"/>
    <w:rsid w:val="0059321A"/>
    <w:rsid w:val="00594F88"/>
    <w:rsid w:val="0059652A"/>
    <w:rsid w:val="005973C6"/>
    <w:rsid w:val="005A349C"/>
    <w:rsid w:val="005D25D5"/>
    <w:rsid w:val="005D3078"/>
    <w:rsid w:val="005F40A6"/>
    <w:rsid w:val="005F4DC3"/>
    <w:rsid w:val="006008D9"/>
    <w:rsid w:val="00604533"/>
    <w:rsid w:val="006049B2"/>
    <w:rsid w:val="00611CC5"/>
    <w:rsid w:val="00624EA3"/>
    <w:rsid w:val="00643D8A"/>
    <w:rsid w:val="00650019"/>
    <w:rsid w:val="00656DFD"/>
    <w:rsid w:val="0065755E"/>
    <w:rsid w:val="006606FD"/>
    <w:rsid w:val="006630A1"/>
    <w:rsid w:val="006638BF"/>
    <w:rsid w:val="006754E7"/>
    <w:rsid w:val="006770DA"/>
    <w:rsid w:val="00693236"/>
    <w:rsid w:val="006941A2"/>
    <w:rsid w:val="006951CE"/>
    <w:rsid w:val="006A0ADA"/>
    <w:rsid w:val="006B17CA"/>
    <w:rsid w:val="006B2639"/>
    <w:rsid w:val="006B3578"/>
    <w:rsid w:val="006B6BCD"/>
    <w:rsid w:val="006B7497"/>
    <w:rsid w:val="006B75AD"/>
    <w:rsid w:val="006C219D"/>
    <w:rsid w:val="006C52BF"/>
    <w:rsid w:val="006D226B"/>
    <w:rsid w:val="006D3DC3"/>
    <w:rsid w:val="006D5B79"/>
    <w:rsid w:val="006E1861"/>
    <w:rsid w:val="006F1250"/>
    <w:rsid w:val="006F27A0"/>
    <w:rsid w:val="006F363C"/>
    <w:rsid w:val="006F6018"/>
    <w:rsid w:val="006F6164"/>
    <w:rsid w:val="00700937"/>
    <w:rsid w:val="00701CAA"/>
    <w:rsid w:val="00712436"/>
    <w:rsid w:val="00721C20"/>
    <w:rsid w:val="007415B7"/>
    <w:rsid w:val="007429FE"/>
    <w:rsid w:val="00751278"/>
    <w:rsid w:val="007573A6"/>
    <w:rsid w:val="00761C9A"/>
    <w:rsid w:val="00763C8A"/>
    <w:rsid w:val="0076694A"/>
    <w:rsid w:val="00770F77"/>
    <w:rsid w:val="00771AC4"/>
    <w:rsid w:val="0078018E"/>
    <w:rsid w:val="0078022F"/>
    <w:rsid w:val="00781237"/>
    <w:rsid w:val="0078494E"/>
    <w:rsid w:val="007914A1"/>
    <w:rsid w:val="00797294"/>
    <w:rsid w:val="007A2656"/>
    <w:rsid w:val="007A4C51"/>
    <w:rsid w:val="007A5A75"/>
    <w:rsid w:val="007A5DCF"/>
    <w:rsid w:val="007B08E4"/>
    <w:rsid w:val="007B08EA"/>
    <w:rsid w:val="007B287B"/>
    <w:rsid w:val="007C023C"/>
    <w:rsid w:val="007C02D7"/>
    <w:rsid w:val="007C1944"/>
    <w:rsid w:val="007C4309"/>
    <w:rsid w:val="007C7551"/>
    <w:rsid w:val="007D77D6"/>
    <w:rsid w:val="007F2E30"/>
    <w:rsid w:val="007F3420"/>
    <w:rsid w:val="007F6321"/>
    <w:rsid w:val="007F6765"/>
    <w:rsid w:val="007F6EF4"/>
    <w:rsid w:val="008022EF"/>
    <w:rsid w:val="00802726"/>
    <w:rsid w:val="00804E79"/>
    <w:rsid w:val="0081185C"/>
    <w:rsid w:val="00814F82"/>
    <w:rsid w:val="008172B5"/>
    <w:rsid w:val="00821127"/>
    <w:rsid w:val="008230C3"/>
    <w:rsid w:val="00823452"/>
    <w:rsid w:val="00833506"/>
    <w:rsid w:val="0083501C"/>
    <w:rsid w:val="00835C34"/>
    <w:rsid w:val="0084031B"/>
    <w:rsid w:val="00840FB8"/>
    <w:rsid w:val="00841570"/>
    <w:rsid w:val="008468C9"/>
    <w:rsid w:val="008538E2"/>
    <w:rsid w:val="00854601"/>
    <w:rsid w:val="00854777"/>
    <w:rsid w:val="00857314"/>
    <w:rsid w:val="008702EB"/>
    <w:rsid w:val="0087755A"/>
    <w:rsid w:val="00885A08"/>
    <w:rsid w:val="00891966"/>
    <w:rsid w:val="00891BFB"/>
    <w:rsid w:val="00894D96"/>
    <w:rsid w:val="008A6DFD"/>
    <w:rsid w:val="008B2F9C"/>
    <w:rsid w:val="008B5434"/>
    <w:rsid w:val="008B774E"/>
    <w:rsid w:val="008C01D0"/>
    <w:rsid w:val="008C1447"/>
    <w:rsid w:val="008C2352"/>
    <w:rsid w:val="008C3AC3"/>
    <w:rsid w:val="008C7876"/>
    <w:rsid w:val="008C7F0C"/>
    <w:rsid w:val="008D421F"/>
    <w:rsid w:val="008D4D6A"/>
    <w:rsid w:val="008D7B7B"/>
    <w:rsid w:val="008E0362"/>
    <w:rsid w:val="008E121D"/>
    <w:rsid w:val="008E3946"/>
    <w:rsid w:val="008E3F39"/>
    <w:rsid w:val="00900DB9"/>
    <w:rsid w:val="0090F35F"/>
    <w:rsid w:val="00923C57"/>
    <w:rsid w:val="00926079"/>
    <w:rsid w:val="00926C62"/>
    <w:rsid w:val="00933E12"/>
    <w:rsid w:val="009402EF"/>
    <w:rsid w:val="00946F56"/>
    <w:rsid w:val="00952E49"/>
    <w:rsid w:val="00960069"/>
    <w:rsid w:val="009673B3"/>
    <w:rsid w:val="0097365E"/>
    <w:rsid w:val="009753FD"/>
    <w:rsid w:val="00977280"/>
    <w:rsid w:val="009779F1"/>
    <w:rsid w:val="00985A53"/>
    <w:rsid w:val="00993B7D"/>
    <w:rsid w:val="009A007C"/>
    <w:rsid w:val="009A31CC"/>
    <w:rsid w:val="009C06D2"/>
    <w:rsid w:val="009C18F4"/>
    <w:rsid w:val="009E1A09"/>
    <w:rsid w:val="009E3E7B"/>
    <w:rsid w:val="009F1573"/>
    <w:rsid w:val="009F7E05"/>
    <w:rsid w:val="00A029B6"/>
    <w:rsid w:val="00A11B4A"/>
    <w:rsid w:val="00A208A5"/>
    <w:rsid w:val="00A20C5C"/>
    <w:rsid w:val="00A239D7"/>
    <w:rsid w:val="00A23E40"/>
    <w:rsid w:val="00A30FBE"/>
    <w:rsid w:val="00A36CEE"/>
    <w:rsid w:val="00A43D16"/>
    <w:rsid w:val="00A44774"/>
    <w:rsid w:val="00A473D5"/>
    <w:rsid w:val="00A5175E"/>
    <w:rsid w:val="00A51866"/>
    <w:rsid w:val="00A527F7"/>
    <w:rsid w:val="00A64912"/>
    <w:rsid w:val="00A67080"/>
    <w:rsid w:val="00A86D9E"/>
    <w:rsid w:val="00A9760D"/>
    <w:rsid w:val="00AA16B2"/>
    <w:rsid w:val="00AA33EE"/>
    <w:rsid w:val="00AA3940"/>
    <w:rsid w:val="00AB224F"/>
    <w:rsid w:val="00AC0431"/>
    <w:rsid w:val="00AD4207"/>
    <w:rsid w:val="00AD78CA"/>
    <w:rsid w:val="00AE144D"/>
    <w:rsid w:val="00AE278B"/>
    <w:rsid w:val="00AE7D15"/>
    <w:rsid w:val="00AF3642"/>
    <w:rsid w:val="00AF536A"/>
    <w:rsid w:val="00AF77E8"/>
    <w:rsid w:val="00B028AF"/>
    <w:rsid w:val="00B10CD1"/>
    <w:rsid w:val="00B127CF"/>
    <w:rsid w:val="00B15607"/>
    <w:rsid w:val="00B17842"/>
    <w:rsid w:val="00B22F70"/>
    <w:rsid w:val="00B23EB0"/>
    <w:rsid w:val="00B26C37"/>
    <w:rsid w:val="00B35973"/>
    <w:rsid w:val="00B4645D"/>
    <w:rsid w:val="00B476B4"/>
    <w:rsid w:val="00B51EA3"/>
    <w:rsid w:val="00B520BC"/>
    <w:rsid w:val="00B555AB"/>
    <w:rsid w:val="00B555BB"/>
    <w:rsid w:val="00B62094"/>
    <w:rsid w:val="00B64022"/>
    <w:rsid w:val="00B64B97"/>
    <w:rsid w:val="00B72B9F"/>
    <w:rsid w:val="00B75BCB"/>
    <w:rsid w:val="00B87CD3"/>
    <w:rsid w:val="00B94A39"/>
    <w:rsid w:val="00BA4BD2"/>
    <w:rsid w:val="00BA51CF"/>
    <w:rsid w:val="00BB76A8"/>
    <w:rsid w:val="00BC1DC0"/>
    <w:rsid w:val="00BD4067"/>
    <w:rsid w:val="00BD55BE"/>
    <w:rsid w:val="00BE2808"/>
    <w:rsid w:val="00BF0986"/>
    <w:rsid w:val="00BF1B51"/>
    <w:rsid w:val="00BF4E8E"/>
    <w:rsid w:val="00BF59AF"/>
    <w:rsid w:val="00BF7E27"/>
    <w:rsid w:val="00C06BD8"/>
    <w:rsid w:val="00C07D26"/>
    <w:rsid w:val="00C119EC"/>
    <w:rsid w:val="00C13E2C"/>
    <w:rsid w:val="00C167AB"/>
    <w:rsid w:val="00C16B3B"/>
    <w:rsid w:val="00C173E3"/>
    <w:rsid w:val="00C20111"/>
    <w:rsid w:val="00C2145F"/>
    <w:rsid w:val="00C25B61"/>
    <w:rsid w:val="00C30E74"/>
    <w:rsid w:val="00C45105"/>
    <w:rsid w:val="00C507AB"/>
    <w:rsid w:val="00C5113B"/>
    <w:rsid w:val="00C6026A"/>
    <w:rsid w:val="00C62048"/>
    <w:rsid w:val="00C64E9F"/>
    <w:rsid w:val="00C72339"/>
    <w:rsid w:val="00C76281"/>
    <w:rsid w:val="00C767E9"/>
    <w:rsid w:val="00C774AB"/>
    <w:rsid w:val="00C819B3"/>
    <w:rsid w:val="00C8529F"/>
    <w:rsid w:val="00C85B6A"/>
    <w:rsid w:val="00C94ED4"/>
    <w:rsid w:val="00CA02E7"/>
    <w:rsid w:val="00CA1025"/>
    <w:rsid w:val="00CA24F8"/>
    <w:rsid w:val="00CA7F49"/>
    <w:rsid w:val="00CB5956"/>
    <w:rsid w:val="00CC3D26"/>
    <w:rsid w:val="00CE1932"/>
    <w:rsid w:val="00CE3D6F"/>
    <w:rsid w:val="00CE55BE"/>
    <w:rsid w:val="00CE5ED0"/>
    <w:rsid w:val="00CE74EE"/>
    <w:rsid w:val="00CF11CF"/>
    <w:rsid w:val="00CF7DC2"/>
    <w:rsid w:val="00D06BAE"/>
    <w:rsid w:val="00D077E4"/>
    <w:rsid w:val="00D20B4F"/>
    <w:rsid w:val="00D219A9"/>
    <w:rsid w:val="00D21C8A"/>
    <w:rsid w:val="00D21EF3"/>
    <w:rsid w:val="00D27B76"/>
    <w:rsid w:val="00D50F37"/>
    <w:rsid w:val="00D55DDE"/>
    <w:rsid w:val="00D730FE"/>
    <w:rsid w:val="00D73F54"/>
    <w:rsid w:val="00D76C54"/>
    <w:rsid w:val="00D76E2C"/>
    <w:rsid w:val="00D80367"/>
    <w:rsid w:val="00D84F6F"/>
    <w:rsid w:val="00D91552"/>
    <w:rsid w:val="00D92D7D"/>
    <w:rsid w:val="00D94D98"/>
    <w:rsid w:val="00DA0BDC"/>
    <w:rsid w:val="00DA1B9D"/>
    <w:rsid w:val="00DA3E53"/>
    <w:rsid w:val="00DB29B4"/>
    <w:rsid w:val="00DC2C09"/>
    <w:rsid w:val="00DC67A5"/>
    <w:rsid w:val="00DC710C"/>
    <w:rsid w:val="00DD5C2A"/>
    <w:rsid w:val="00DD719B"/>
    <w:rsid w:val="00DE0D45"/>
    <w:rsid w:val="00DE2DFD"/>
    <w:rsid w:val="00DE4676"/>
    <w:rsid w:val="00DE6D11"/>
    <w:rsid w:val="00E047F3"/>
    <w:rsid w:val="00E06422"/>
    <w:rsid w:val="00E10E93"/>
    <w:rsid w:val="00E11400"/>
    <w:rsid w:val="00E12F4B"/>
    <w:rsid w:val="00E21FE1"/>
    <w:rsid w:val="00E27077"/>
    <w:rsid w:val="00E2A4AA"/>
    <w:rsid w:val="00E401DE"/>
    <w:rsid w:val="00E46788"/>
    <w:rsid w:val="00E61A03"/>
    <w:rsid w:val="00E6367F"/>
    <w:rsid w:val="00E67E60"/>
    <w:rsid w:val="00E72B2C"/>
    <w:rsid w:val="00E870D5"/>
    <w:rsid w:val="00E96E86"/>
    <w:rsid w:val="00EA0DA8"/>
    <w:rsid w:val="00EA1643"/>
    <w:rsid w:val="00EA2BE7"/>
    <w:rsid w:val="00EA5615"/>
    <w:rsid w:val="00EC0D12"/>
    <w:rsid w:val="00ED1994"/>
    <w:rsid w:val="00ED3203"/>
    <w:rsid w:val="00EE09DE"/>
    <w:rsid w:val="00EE5D27"/>
    <w:rsid w:val="00EF3BA0"/>
    <w:rsid w:val="00F00571"/>
    <w:rsid w:val="00F00DA0"/>
    <w:rsid w:val="00F02DC1"/>
    <w:rsid w:val="00F02E50"/>
    <w:rsid w:val="00F03B9F"/>
    <w:rsid w:val="00F221FC"/>
    <w:rsid w:val="00F230BF"/>
    <w:rsid w:val="00F26F5A"/>
    <w:rsid w:val="00F30311"/>
    <w:rsid w:val="00F3595E"/>
    <w:rsid w:val="00F36ABA"/>
    <w:rsid w:val="00F40B87"/>
    <w:rsid w:val="00F428D5"/>
    <w:rsid w:val="00F5013B"/>
    <w:rsid w:val="00F50382"/>
    <w:rsid w:val="00F50A88"/>
    <w:rsid w:val="00F5150D"/>
    <w:rsid w:val="00F5296E"/>
    <w:rsid w:val="00F64C83"/>
    <w:rsid w:val="00F66FB7"/>
    <w:rsid w:val="00F73064"/>
    <w:rsid w:val="00F77E34"/>
    <w:rsid w:val="00F81064"/>
    <w:rsid w:val="00F82157"/>
    <w:rsid w:val="00F9175F"/>
    <w:rsid w:val="00F925E3"/>
    <w:rsid w:val="00FA3427"/>
    <w:rsid w:val="00FA3B6A"/>
    <w:rsid w:val="00FA7D0C"/>
    <w:rsid w:val="00FB0AD8"/>
    <w:rsid w:val="00FB648F"/>
    <w:rsid w:val="00FC1A59"/>
    <w:rsid w:val="00FC4047"/>
    <w:rsid w:val="00FD172C"/>
    <w:rsid w:val="00FD5AF9"/>
    <w:rsid w:val="00FE0FC9"/>
    <w:rsid w:val="00FE2548"/>
    <w:rsid w:val="00FE2709"/>
    <w:rsid w:val="00FF09AF"/>
    <w:rsid w:val="00FF2D27"/>
    <w:rsid w:val="00FF3C56"/>
    <w:rsid w:val="00FF4A7A"/>
    <w:rsid w:val="00FF5FAF"/>
    <w:rsid w:val="010220F4"/>
    <w:rsid w:val="013872D1"/>
    <w:rsid w:val="0150365C"/>
    <w:rsid w:val="017E7927"/>
    <w:rsid w:val="0192688E"/>
    <w:rsid w:val="01D45409"/>
    <w:rsid w:val="01E905BD"/>
    <w:rsid w:val="01EE59F9"/>
    <w:rsid w:val="020AE161"/>
    <w:rsid w:val="02BA8741"/>
    <w:rsid w:val="02D4936F"/>
    <w:rsid w:val="03455A06"/>
    <w:rsid w:val="037A6548"/>
    <w:rsid w:val="0390FE3D"/>
    <w:rsid w:val="0399B1DD"/>
    <w:rsid w:val="03CEEE5C"/>
    <w:rsid w:val="03D92761"/>
    <w:rsid w:val="04119D99"/>
    <w:rsid w:val="044E808C"/>
    <w:rsid w:val="05246B12"/>
    <w:rsid w:val="059CD751"/>
    <w:rsid w:val="059CD751"/>
    <w:rsid w:val="05CAB1B9"/>
    <w:rsid w:val="05EF9BF8"/>
    <w:rsid w:val="065F0AC2"/>
    <w:rsid w:val="068720E9"/>
    <w:rsid w:val="068A0C08"/>
    <w:rsid w:val="06A1C7E8"/>
    <w:rsid w:val="0749E631"/>
    <w:rsid w:val="079E2545"/>
    <w:rsid w:val="07F8D2A4"/>
    <w:rsid w:val="081D5506"/>
    <w:rsid w:val="08478E51"/>
    <w:rsid w:val="0847B01C"/>
    <w:rsid w:val="08D0D0AE"/>
    <w:rsid w:val="08E7CE14"/>
    <w:rsid w:val="0907BAE0"/>
    <w:rsid w:val="0919A301"/>
    <w:rsid w:val="092AA1B8"/>
    <w:rsid w:val="092C73CD"/>
    <w:rsid w:val="094E4E58"/>
    <w:rsid w:val="09B91FBF"/>
    <w:rsid w:val="09C10B6F"/>
    <w:rsid w:val="0A04647A"/>
    <w:rsid w:val="0A413A4D"/>
    <w:rsid w:val="0A59AD4B"/>
    <w:rsid w:val="0A63BD25"/>
    <w:rsid w:val="0AD71D03"/>
    <w:rsid w:val="0AD9030A"/>
    <w:rsid w:val="0B11FE53"/>
    <w:rsid w:val="0B8B32E7"/>
    <w:rsid w:val="0BC85FF9"/>
    <w:rsid w:val="0BF82B6B"/>
    <w:rsid w:val="0C95C4F1"/>
    <w:rsid w:val="0D3B0DF5"/>
    <w:rsid w:val="0E16171B"/>
    <w:rsid w:val="0E81D5A6"/>
    <w:rsid w:val="0F10F76A"/>
    <w:rsid w:val="0F1A0974"/>
    <w:rsid w:val="0FC03114"/>
    <w:rsid w:val="0FED2C06"/>
    <w:rsid w:val="10609A95"/>
    <w:rsid w:val="10731F11"/>
    <w:rsid w:val="10A77392"/>
    <w:rsid w:val="1111FC82"/>
    <w:rsid w:val="111EBCFA"/>
    <w:rsid w:val="11263D27"/>
    <w:rsid w:val="116E2B62"/>
    <w:rsid w:val="117E156F"/>
    <w:rsid w:val="11C26F8A"/>
    <w:rsid w:val="11D0ECBC"/>
    <w:rsid w:val="11ED94CA"/>
    <w:rsid w:val="122F9DAC"/>
    <w:rsid w:val="126A41C9"/>
    <w:rsid w:val="12856B34"/>
    <w:rsid w:val="12DA78BA"/>
    <w:rsid w:val="12DE537A"/>
    <w:rsid w:val="131DF137"/>
    <w:rsid w:val="13305D38"/>
    <w:rsid w:val="134C7436"/>
    <w:rsid w:val="1352A9F7"/>
    <w:rsid w:val="1367F75B"/>
    <w:rsid w:val="13A4DC5F"/>
    <w:rsid w:val="13F1E79E"/>
    <w:rsid w:val="1444C575"/>
    <w:rsid w:val="145C2156"/>
    <w:rsid w:val="1466169A"/>
    <w:rsid w:val="14871789"/>
    <w:rsid w:val="148DE8D3"/>
    <w:rsid w:val="14F2A079"/>
    <w:rsid w:val="155C46E0"/>
    <w:rsid w:val="1565034E"/>
    <w:rsid w:val="15C30EB5"/>
    <w:rsid w:val="16020C11"/>
    <w:rsid w:val="16020C11"/>
    <w:rsid w:val="163F377A"/>
    <w:rsid w:val="1650DFF8"/>
    <w:rsid w:val="165B40D1"/>
    <w:rsid w:val="16B93542"/>
    <w:rsid w:val="16DAEF6B"/>
    <w:rsid w:val="16E8F762"/>
    <w:rsid w:val="16EA6FD0"/>
    <w:rsid w:val="171434D2"/>
    <w:rsid w:val="17257386"/>
    <w:rsid w:val="1729204D"/>
    <w:rsid w:val="179CB6A2"/>
    <w:rsid w:val="17B214FE"/>
    <w:rsid w:val="18547BE9"/>
    <w:rsid w:val="185D53AA"/>
    <w:rsid w:val="186E3A5D"/>
    <w:rsid w:val="187C5B6F"/>
    <w:rsid w:val="18C1DF50"/>
    <w:rsid w:val="18CD29F4"/>
    <w:rsid w:val="1932C337"/>
    <w:rsid w:val="19372222"/>
    <w:rsid w:val="1946F544"/>
    <w:rsid w:val="19793D4F"/>
    <w:rsid w:val="199133C1"/>
    <w:rsid w:val="19BFBABD"/>
    <w:rsid w:val="19E33AA5"/>
    <w:rsid w:val="19E6D37D"/>
    <w:rsid w:val="1A1A60A3"/>
    <w:rsid w:val="1A305CE2"/>
    <w:rsid w:val="1A3E4A1E"/>
    <w:rsid w:val="1A6ED32A"/>
    <w:rsid w:val="1A6F686B"/>
    <w:rsid w:val="1AA278E1"/>
    <w:rsid w:val="1ADAEE9C"/>
    <w:rsid w:val="1ADEA89C"/>
    <w:rsid w:val="1B219DBC"/>
    <w:rsid w:val="1B28589E"/>
    <w:rsid w:val="1B605CEE"/>
    <w:rsid w:val="1B85DA1B"/>
    <w:rsid w:val="1BAE63A0"/>
    <w:rsid w:val="1BCBDF1C"/>
    <w:rsid w:val="1C276F45"/>
    <w:rsid w:val="1C642E7C"/>
    <w:rsid w:val="1C78E580"/>
    <w:rsid w:val="1C913A12"/>
    <w:rsid w:val="1D363DAF"/>
    <w:rsid w:val="1D571C86"/>
    <w:rsid w:val="1DCA9A9E"/>
    <w:rsid w:val="1E26B507"/>
    <w:rsid w:val="1E39E9B9"/>
    <w:rsid w:val="1E4E3BB0"/>
    <w:rsid w:val="1E4F2B18"/>
    <w:rsid w:val="1F0B0A43"/>
    <w:rsid w:val="1F120F01"/>
    <w:rsid w:val="1F171FE1"/>
    <w:rsid w:val="1FBC2753"/>
    <w:rsid w:val="1FCD00DF"/>
    <w:rsid w:val="20223DB3"/>
    <w:rsid w:val="203412B2"/>
    <w:rsid w:val="2067179D"/>
    <w:rsid w:val="20A4791F"/>
    <w:rsid w:val="20CB8765"/>
    <w:rsid w:val="20EE3F68"/>
    <w:rsid w:val="21AD0DA7"/>
    <w:rsid w:val="21B59B6A"/>
    <w:rsid w:val="21B81F2F"/>
    <w:rsid w:val="21D72130"/>
    <w:rsid w:val="2205EEF5"/>
    <w:rsid w:val="2212269D"/>
    <w:rsid w:val="22CC80A9"/>
    <w:rsid w:val="22D2964E"/>
    <w:rsid w:val="230A3E26"/>
    <w:rsid w:val="230B42E0"/>
    <w:rsid w:val="2387977E"/>
    <w:rsid w:val="238A68D3"/>
    <w:rsid w:val="239E2DED"/>
    <w:rsid w:val="24055114"/>
    <w:rsid w:val="247E0B12"/>
    <w:rsid w:val="247FC980"/>
    <w:rsid w:val="24972D92"/>
    <w:rsid w:val="24BF69B2"/>
    <w:rsid w:val="2513AEFC"/>
    <w:rsid w:val="251CCA27"/>
    <w:rsid w:val="25854B41"/>
    <w:rsid w:val="25B54DDB"/>
    <w:rsid w:val="261AF8E8"/>
    <w:rsid w:val="262B64B8"/>
    <w:rsid w:val="263CE707"/>
    <w:rsid w:val="26B6F192"/>
    <w:rsid w:val="26DD55F6"/>
    <w:rsid w:val="26F527DB"/>
    <w:rsid w:val="276E0BDC"/>
    <w:rsid w:val="277C95E9"/>
    <w:rsid w:val="277C972A"/>
    <w:rsid w:val="27EF1634"/>
    <w:rsid w:val="27F04ADF"/>
    <w:rsid w:val="27FF3A27"/>
    <w:rsid w:val="2875BE71"/>
    <w:rsid w:val="28845AE8"/>
    <w:rsid w:val="28B8E773"/>
    <w:rsid w:val="2916155D"/>
    <w:rsid w:val="29200567"/>
    <w:rsid w:val="296A0485"/>
    <w:rsid w:val="2A136B3E"/>
    <w:rsid w:val="2A1BB410"/>
    <w:rsid w:val="2A5075D0"/>
    <w:rsid w:val="2A51D2D8"/>
    <w:rsid w:val="2AA9AA68"/>
    <w:rsid w:val="2AB85F46"/>
    <w:rsid w:val="2B25C4BD"/>
    <w:rsid w:val="2B2B6324"/>
    <w:rsid w:val="2B2C430B"/>
    <w:rsid w:val="2BA5690B"/>
    <w:rsid w:val="2BA576EE"/>
    <w:rsid w:val="2BA98D63"/>
    <w:rsid w:val="2BC256A9"/>
    <w:rsid w:val="2BFAF509"/>
    <w:rsid w:val="2C14E67F"/>
    <w:rsid w:val="2C81762D"/>
    <w:rsid w:val="2C92CEBF"/>
    <w:rsid w:val="2CAB5DD6"/>
    <w:rsid w:val="2CDA6B2A"/>
    <w:rsid w:val="2CF65C2B"/>
    <w:rsid w:val="2D04776B"/>
    <w:rsid w:val="2D69CECB"/>
    <w:rsid w:val="2DA307DB"/>
    <w:rsid w:val="2E046AEE"/>
    <w:rsid w:val="2E114476"/>
    <w:rsid w:val="2E376373"/>
    <w:rsid w:val="2E3CC726"/>
    <w:rsid w:val="2E3FAAA2"/>
    <w:rsid w:val="2EE9E627"/>
    <w:rsid w:val="2F2493DE"/>
    <w:rsid w:val="2F3B0B82"/>
    <w:rsid w:val="2F535F5D"/>
    <w:rsid w:val="2F6E7FC1"/>
    <w:rsid w:val="2F9D90FD"/>
    <w:rsid w:val="2F9DA6CC"/>
    <w:rsid w:val="2FB715D1"/>
    <w:rsid w:val="2FE71D16"/>
    <w:rsid w:val="2FE8641D"/>
    <w:rsid w:val="30682105"/>
    <w:rsid w:val="30830AAB"/>
    <w:rsid w:val="30851A40"/>
    <w:rsid w:val="30B7E8EA"/>
    <w:rsid w:val="313C7FCB"/>
    <w:rsid w:val="31509718"/>
    <w:rsid w:val="31656835"/>
    <w:rsid w:val="31B6E12A"/>
    <w:rsid w:val="32245AD6"/>
    <w:rsid w:val="32496215"/>
    <w:rsid w:val="329AD853"/>
    <w:rsid w:val="329D94D0"/>
    <w:rsid w:val="32C47F49"/>
    <w:rsid w:val="32F47C61"/>
    <w:rsid w:val="331B721B"/>
    <w:rsid w:val="332100D4"/>
    <w:rsid w:val="33733D30"/>
    <w:rsid w:val="33CA9B01"/>
    <w:rsid w:val="34552E8D"/>
    <w:rsid w:val="34E17B5B"/>
    <w:rsid w:val="34F759A0"/>
    <w:rsid w:val="350D3A67"/>
    <w:rsid w:val="353C06EF"/>
    <w:rsid w:val="35B844CE"/>
    <w:rsid w:val="35D8CBB3"/>
    <w:rsid w:val="360B004B"/>
    <w:rsid w:val="362DB9D8"/>
    <w:rsid w:val="3637DCFF"/>
    <w:rsid w:val="363D66E1"/>
    <w:rsid w:val="365D80D6"/>
    <w:rsid w:val="3683E773"/>
    <w:rsid w:val="36D8A457"/>
    <w:rsid w:val="36FE59FD"/>
    <w:rsid w:val="37046FC2"/>
    <w:rsid w:val="37B51A25"/>
    <w:rsid w:val="38127AEE"/>
    <w:rsid w:val="38260EFF"/>
    <w:rsid w:val="382EF610"/>
    <w:rsid w:val="38899F24"/>
    <w:rsid w:val="388DD570"/>
    <w:rsid w:val="39612F47"/>
    <w:rsid w:val="39AA789F"/>
    <w:rsid w:val="39CB697C"/>
    <w:rsid w:val="3A51F052"/>
    <w:rsid w:val="3A5AAC85"/>
    <w:rsid w:val="3A5BDE57"/>
    <w:rsid w:val="3A657B7D"/>
    <w:rsid w:val="3A789C39"/>
    <w:rsid w:val="3ACF9D83"/>
    <w:rsid w:val="3B270755"/>
    <w:rsid w:val="3B48CE67"/>
    <w:rsid w:val="3B58760B"/>
    <w:rsid w:val="3B7BB0A4"/>
    <w:rsid w:val="3C07EABD"/>
    <w:rsid w:val="3C1BB5E2"/>
    <w:rsid w:val="3C20C603"/>
    <w:rsid w:val="3C539994"/>
    <w:rsid w:val="3C543DB2"/>
    <w:rsid w:val="3C6426E0"/>
    <w:rsid w:val="3C70BEB0"/>
    <w:rsid w:val="3C9BF865"/>
    <w:rsid w:val="3D22F84A"/>
    <w:rsid w:val="3D37A430"/>
    <w:rsid w:val="3DD31F58"/>
    <w:rsid w:val="3DFB2AEF"/>
    <w:rsid w:val="3E06530A"/>
    <w:rsid w:val="3E8441BD"/>
    <w:rsid w:val="3EF03353"/>
    <w:rsid w:val="3EF18985"/>
    <w:rsid w:val="3EF54D0C"/>
    <w:rsid w:val="3F2C0BDB"/>
    <w:rsid w:val="3F30D460"/>
    <w:rsid w:val="3F3D5DAF"/>
    <w:rsid w:val="3F4142A9"/>
    <w:rsid w:val="3F6467E2"/>
    <w:rsid w:val="3FD91A02"/>
    <w:rsid w:val="3FE974C6"/>
    <w:rsid w:val="3FF6C535"/>
    <w:rsid w:val="405F083C"/>
    <w:rsid w:val="40614F56"/>
    <w:rsid w:val="407DD157"/>
    <w:rsid w:val="40C9E832"/>
    <w:rsid w:val="4136166D"/>
    <w:rsid w:val="41C626CA"/>
    <w:rsid w:val="426FBA25"/>
    <w:rsid w:val="42903C0F"/>
    <w:rsid w:val="429AB412"/>
    <w:rsid w:val="42ACFADB"/>
    <w:rsid w:val="42F73C62"/>
    <w:rsid w:val="4301298B"/>
    <w:rsid w:val="43074B92"/>
    <w:rsid w:val="436A092F"/>
    <w:rsid w:val="437370A9"/>
    <w:rsid w:val="43F9F2FF"/>
    <w:rsid w:val="4404A4B4"/>
    <w:rsid w:val="444E3CCE"/>
    <w:rsid w:val="44BBF566"/>
    <w:rsid w:val="450F144D"/>
    <w:rsid w:val="452D250A"/>
    <w:rsid w:val="4532D4D1"/>
    <w:rsid w:val="4589AACD"/>
    <w:rsid w:val="45ABD7AA"/>
    <w:rsid w:val="45CB11F2"/>
    <w:rsid w:val="45DE82FE"/>
    <w:rsid w:val="46A84936"/>
    <w:rsid w:val="4722E3AD"/>
    <w:rsid w:val="4727E48D"/>
    <w:rsid w:val="47533D04"/>
    <w:rsid w:val="478AD68E"/>
    <w:rsid w:val="4799FF95"/>
    <w:rsid w:val="47D2D1BA"/>
    <w:rsid w:val="47D32DCD"/>
    <w:rsid w:val="47FF8225"/>
    <w:rsid w:val="47FF98F5"/>
    <w:rsid w:val="4812DA16"/>
    <w:rsid w:val="489F4647"/>
    <w:rsid w:val="493C510F"/>
    <w:rsid w:val="498A9965"/>
    <w:rsid w:val="498C7008"/>
    <w:rsid w:val="498F97CE"/>
    <w:rsid w:val="49AE68CB"/>
    <w:rsid w:val="49CAE9F0"/>
    <w:rsid w:val="49ECECCF"/>
    <w:rsid w:val="4A4CDBBF"/>
    <w:rsid w:val="4AB15D6F"/>
    <w:rsid w:val="4AC71503"/>
    <w:rsid w:val="4ACAF2FC"/>
    <w:rsid w:val="4B0C7E63"/>
    <w:rsid w:val="4B37734B"/>
    <w:rsid w:val="4B6A283E"/>
    <w:rsid w:val="4BD271F0"/>
    <w:rsid w:val="4BE448CA"/>
    <w:rsid w:val="4C0D1DF7"/>
    <w:rsid w:val="4C2166BA"/>
    <w:rsid w:val="4C2B4F60"/>
    <w:rsid w:val="4C41EC2F"/>
    <w:rsid w:val="4C4C95F9"/>
    <w:rsid w:val="4C51048A"/>
    <w:rsid w:val="4C7D8FB8"/>
    <w:rsid w:val="4C877F14"/>
    <w:rsid w:val="4CF6BFF1"/>
    <w:rsid w:val="4D367440"/>
    <w:rsid w:val="4D38FFE9"/>
    <w:rsid w:val="4D795A38"/>
    <w:rsid w:val="4E43E2A4"/>
    <w:rsid w:val="4E885C20"/>
    <w:rsid w:val="4E9F7C4E"/>
    <w:rsid w:val="4EEEE5E1"/>
    <w:rsid w:val="4F0085B8"/>
    <w:rsid w:val="4F2DD230"/>
    <w:rsid w:val="4F707AF2"/>
    <w:rsid w:val="4F73FAB0"/>
    <w:rsid w:val="4FBC9603"/>
    <w:rsid w:val="500AC47C"/>
    <w:rsid w:val="5013A25B"/>
    <w:rsid w:val="5030F860"/>
    <w:rsid w:val="5030F860"/>
    <w:rsid w:val="503A6303"/>
    <w:rsid w:val="507978F2"/>
    <w:rsid w:val="50C8DCE1"/>
    <w:rsid w:val="518411F5"/>
    <w:rsid w:val="51A62F1A"/>
    <w:rsid w:val="51B43464"/>
    <w:rsid w:val="51C8E546"/>
    <w:rsid w:val="5234F46E"/>
    <w:rsid w:val="5245FA80"/>
    <w:rsid w:val="52734623"/>
    <w:rsid w:val="52A453F3"/>
    <w:rsid w:val="52CDEA28"/>
    <w:rsid w:val="5312BA36"/>
    <w:rsid w:val="5363788F"/>
    <w:rsid w:val="5365F25B"/>
    <w:rsid w:val="53E52BD8"/>
    <w:rsid w:val="53EE9F79"/>
    <w:rsid w:val="54203C39"/>
    <w:rsid w:val="5465587D"/>
    <w:rsid w:val="548EBC12"/>
    <w:rsid w:val="54AD627E"/>
    <w:rsid w:val="54D9672B"/>
    <w:rsid w:val="551E0C43"/>
    <w:rsid w:val="554F5724"/>
    <w:rsid w:val="5598D214"/>
    <w:rsid w:val="55AE6903"/>
    <w:rsid w:val="55D1EF7A"/>
    <w:rsid w:val="55F7BA32"/>
    <w:rsid w:val="56246EAC"/>
    <w:rsid w:val="5626CA0C"/>
    <w:rsid w:val="562C6FA4"/>
    <w:rsid w:val="569437FD"/>
    <w:rsid w:val="56B2AE5F"/>
    <w:rsid w:val="56BA8C8E"/>
    <w:rsid w:val="5734DCBF"/>
    <w:rsid w:val="57561EDD"/>
    <w:rsid w:val="5767A8EF"/>
    <w:rsid w:val="57A88541"/>
    <w:rsid w:val="57D0DE5E"/>
    <w:rsid w:val="57F9B6B4"/>
    <w:rsid w:val="57FB32B7"/>
    <w:rsid w:val="58339AA8"/>
    <w:rsid w:val="586288EA"/>
    <w:rsid w:val="588DB093"/>
    <w:rsid w:val="589DED86"/>
    <w:rsid w:val="58D10BE2"/>
    <w:rsid w:val="5927DE61"/>
    <w:rsid w:val="592F5B72"/>
    <w:rsid w:val="594702C5"/>
    <w:rsid w:val="59B6A165"/>
    <w:rsid w:val="59F8A67F"/>
    <w:rsid w:val="59FEA2DA"/>
    <w:rsid w:val="5A0C3861"/>
    <w:rsid w:val="5AD53B60"/>
    <w:rsid w:val="5AE0C162"/>
    <w:rsid w:val="5B10E639"/>
    <w:rsid w:val="5B2D2AC9"/>
    <w:rsid w:val="5B447E56"/>
    <w:rsid w:val="5B4AAE06"/>
    <w:rsid w:val="5B95E919"/>
    <w:rsid w:val="5BBEF05E"/>
    <w:rsid w:val="5C25C5BD"/>
    <w:rsid w:val="5C3E0826"/>
    <w:rsid w:val="5C5F4563"/>
    <w:rsid w:val="5C7B69B5"/>
    <w:rsid w:val="5C8AF080"/>
    <w:rsid w:val="5CA7CCE0"/>
    <w:rsid w:val="5CEBCC82"/>
    <w:rsid w:val="5CF5D0D5"/>
    <w:rsid w:val="5CF98524"/>
    <w:rsid w:val="5D280BFA"/>
    <w:rsid w:val="5D28BDC3"/>
    <w:rsid w:val="5D514AFB"/>
    <w:rsid w:val="5D607485"/>
    <w:rsid w:val="5D7C94AD"/>
    <w:rsid w:val="5DC3E86E"/>
    <w:rsid w:val="5E421FBC"/>
    <w:rsid w:val="5E69E45C"/>
    <w:rsid w:val="5EBC36AD"/>
    <w:rsid w:val="5EDDAD29"/>
    <w:rsid w:val="5EEFF147"/>
    <w:rsid w:val="5EFF9A7E"/>
    <w:rsid w:val="5F0E8268"/>
    <w:rsid w:val="5F6517DA"/>
    <w:rsid w:val="601A8B74"/>
    <w:rsid w:val="601A8B74"/>
    <w:rsid w:val="60586B40"/>
    <w:rsid w:val="608FDC29"/>
    <w:rsid w:val="609D1D51"/>
    <w:rsid w:val="609DC248"/>
    <w:rsid w:val="60F5E6AD"/>
    <w:rsid w:val="618B7D28"/>
    <w:rsid w:val="618CB44C"/>
    <w:rsid w:val="623C9377"/>
    <w:rsid w:val="62582AB9"/>
    <w:rsid w:val="625B2917"/>
    <w:rsid w:val="62A78594"/>
    <w:rsid w:val="62B0422E"/>
    <w:rsid w:val="63340B62"/>
    <w:rsid w:val="634A8EBB"/>
    <w:rsid w:val="63568DCB"/>
    <w:rsid w:val="635AA46A"/>
    <w:rsid w:val="636EA485"/>
    <w:rsid w:val="63A0E053"/>
    <w:rsid w:val="63CA2D4E"/>
    <w:rsid w:val="63F70840"/>
    <w:rsid w:val="6431BC07"/>
    <w:rsid w:val="64402279"/>
    <w:rsid w:val="644DA5A6"/>
    <w:rsid w:val="64C141CD"/>
    <w:rsid w:val="64FDEF0D"/>
    <w:rsid w:val="6567126B"/>
    <w:rsid w:val="65EB4FE3"/>
    <w:rsid w:val="6631EAC7"/>
    <w:rsid w:val="66BC4831"/>
    <w:rsid w:val="66CBBF89"/>
    <w:rsid w:val="672EC5D3"/>
    <w:rsid w:val="677C193C"/>
    <w:rsid w:val="679C8D43"/>
    <w:rsid w:val="67FBC22C"/>
    <w:rsid w:val="6844592B"/>
    <w:rsid w:val="68C413FD"/>
    <w:rsid w:val="68D3D1DD"/>
    <w:rsid w:val="6938A2C7"/>
    <w:rsid w:val="696224FA"/>
    <w:rsid w:val="69B98435"/>
    <w:rsid w:val="6A0734DC"/>
    <w:rsid w:val="6A7B7200"/>
    <w:rsid w:val="6AC5F112"/>
    <w:rsid w:val="6ADE9EE3"/>
    <w:rsid w:val="6AEBE6B0"/>
    <w:rsid w:val="6AF66443"/>
    <w:rsid w:val="6B1163C6"/>
    <w:rsid w:val="6B2DAE96"/>
    <w:rsid w:val="6B33F543"/>
    <w:rsid w:val="6B438841"/>
    <w:rsid w:val="6B4C37E9"/>
    <w:rsid w:val="6B989E52"/>
    <w:rsid w:val="6BB71EFB"/>
    <w:rsid w:val="6BC24D2D"/>
    <w:rsid w:val="6BD9F9E3"/>
    <w:rsid w:val="6C5EE552"/>
    <w:rsid w:val="6C65166D"/>
    <w:rsid w:val="6C777BB7"/>
    <w:rsid w:val="6C7B1883"/>
    <w:rsid w:val="6C7C92B4"/>
    <w:rsid w:val="6C9F7239"/>
    <w:rsid w:val="6C9F7239"/>
    <w:rsid w:val="6CABEFE2"/>
    <w:rsid w:val="6CD79602"/>
    <w:rsid w:val="6CF603B9"/>
    <w:rsid w:val="6D63B1D7"/>
    <w:rsid w:val="6D671C36"/>
    <w:rsid w:val="6D8FFB6C"/>
    <w:rsid w:val="6DAC5908"/>
    <w:rsid w:val="6DB31DB0"/>
    <w:rsid w:val="6DF5455C"/>
    <w:rsid w:val="6E4DA6FC"/>
    <w:rsid w:val="6E81126B"/>
    <w:rsid w:val="6EA463D6"/>
    <w:rsid w:val="6EA541AA"/>
    <w:rsid w:val="6EB77323"/>
    <w:rsid w:val="6EC6F8DB"/>
    <w:rsid w:val="6F625FE6"/>
    <w:rsid w:val="6F6EFDE7"/>
    <w:rsid w:val="6F7D0AFA"/>
    <w:rsid w:val="704952FE"/>
    <w:rsid w:val="705D607C"/>
    <w:rsid w:val="70914E88"/>
    <w:rsid w:val="7114A1D0"/>
    <w:rsid w:val="71746D1A"/>
    <w:rsid w:val="724E357E"/>
    <w:rsid w:val="725981B5"/>
    <w:rsid w:val="72E621DA"/>
    <w:rsid w:val="731BDBCE"/>
    <w:rsid w:val="731FCF43"/>
    <w:rsid w:val="73304837"/>
    <w:rsid w:val="735CCB7E"/>
    <w:rsid w:val="7390E2C3"/>
    <w:rsid w:val="73C428BC"/>
    <w:rsid w:val="73CDBE5A"/>
    <w:rsid w:val="73D4167F"/>
    <w:rsid w:val="73E49CE0"/>
    <w:rsid w:val="74552143"/>
    <w:rsid w:val="749C04AD"/>
    <w:rsid w:val="74E2B347"/>
    <w:rsid w:val="74F27235"/>
    <w:rsid w:val="74F5907D"/>
    <w:rsid w:val="75275B4E"/>
    <w:rsid w:val="75DC19D6"/>
    <w:rsid w:val="7601D1A8"/>
    <w:rsid w:val="763C51C8"/>
    <w:rsid w:val="766D9369"/>
    <w:rsid w:val="76A3CA97"/>
    <w:rsid w:val="76D56882"/>
    <w:rsid w:val="774B5A7A"/>
    <w:rsid w:val="775AF1C8"/>
    <w:rsid w:val="77F246E9"/>
    <w:rsid w:val="786ACB11"/>
    <w:rsid w:val="786B9D16"/>
    <w:rsid w:val="789DA00C"/>
    <w:rsid w:val="78A2C0E4"/>
    <w:rsid w:val="78B558C7"/>
    <w:rsid w:val="78BA7B40"/>
    <w:rsid w:val="78BCA8F4"/>
    <w:rsid w:val="7951AE5E"/>
    <w:rsid w:val="79BF394E"/>
    <w:rsid w:val="7A1D82FE"/>
    <w:rsid w:val="7A60F4C8"/>
    <w:rsid w:val="7A91C76A"/>
    <w:rsid w:val="7AB1A094"/>
    <w:rsid w:val="7ACFB76F"/>
    <w:rsid w:val="7AD062A6"/>
    <w:rsid w:val="7AD386A8"/>
    <w:rsid w:val="7AF07096"/>
    <w:rsid w:val="7B95F2C4"/>
    <w:rsid w:val="7C5A0511"/>
    <w:rsid w:val="7C7A7BA0"/>
    <w:rsid w:val="7C853525"/>
    <w:rsid w:val="7CAA7897"/>
    <w:rsid w:val="7CADBF9B"/>
    <w:rsid w:val="7CB1AD8D"/>
    <w:rsid w:val="7D1723FF"/>
    <w:rsid w:val="7D6A78F3"/>
    <w:rsid w:val="7D6BE824"/>
    <w:rsid w:val="7DA71722"/>
    <w:rsid w:val="7E083A4F"/>
    <w:rsid w:val="7F2C2AC8"/>
    <w:rsid w:val="7FB620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1D5506"/>
  <w15:chartTrackingRefBased/>
  <w15:docId w15:val="{7E5B576F-5328-43C0-A7F3-F35CFF1F9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HeaderChar" w:customStyle="1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Revision">
    <w:name w:val="Revision"/>
    <w:hidden/>
    <w:uiPriority w:val="99"/>
    <w:semiHidden/>
    <w:rsid w:val="00AF364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.xml" Id="rId13" /><Relationship Type="http://schemas.openxmlformats.org/officeDocument/2006/relationships/settings" Target="settings.xml" Id="rId3" /><Relationship Type="http://schemas.microsoft.com/office/2020/10/relationships/intelligence" Target="intelligence2.xml" Id="rId17" /><Relationship Type="http://schemas.openxmlformats.org/officeDocument/2006/relationships/styles" Target="styles.xml" Id="rId2" /><Relationship Type="http://schemas.openxmlformats.org/officeDocument/2006/relationships/theme" Target="theme/theme1.xml" Id="rId16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fontTable" Target="fontTable.xml" Id="rId15" /><Relationship Type="http://schemas.openxmlformats.org/officeDocument/2006/relationships/webSettings" Target="webSettings.xml" Id="rId4" /><Relationship Type="http://schemas.openxmlformats.org/officeDocument/2006/relationships/footer" Target="footer1.xml" Id="rId14" /><Relationship Type="http://schemas.openxmlformats.org/officeDocument/2006/relationships/image" Target="/media/image7.jpg" Id="Re6ed6f4bb97d4ed2" /><Relationship Type="http://schemas.openxmlformats.org/officeDocument/2006/relationships/image" Target="/media/image8.jpg" Id="Red52ba2de20f40e2" /><Relationship Type="http://schemas.openxmlformats.org/officeDocument/2006/relationships/image" Target="/media/image9.jpg" Id="Rfa74e367bc14497b" /><Relationship Type="http://schemas.openxmlformats.org/officeDocument/2006/relationships/image" Target="/media/imagea.jpg" Id="R1ae18a95033644ce" /><Relationship Type="http://schemas.openxmlformats.org/officeDocument/2006/relationships/image" Target="/media/imageb.jpg" Id="R9b382d037d194bc9" /><Relationship Type="http://schemas.openxmlformats.org/officeDocument/2006/relationships/image" Target="/media/imagec.jpg" Id="Ra3b700a8489b4d2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Ben Hicken</dc:creator>
  <keywords/>
  <dc:description/>
  <lastModifiedBy>Benjamin Piatkowski</lastModifiedBy>
  <revision>142</revision>
  <dcterms:created xsi:type="dcterms:W3CDTF">2024-10-28T20:23:00.0000000Z</dcterms:created>
  <dcterms:modified xsi:type="dcterms:W3CDTF">2024-10-31T21:56:01.6029761Z</dcterms:modified>
</coreProperties>
</file>